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FD0DA" w14:textId="77777777" w:rsidR="009D37B0" w:rsidRPr="00C82C54" w:rsidRDefault="009D37B0" w:rsidP="009D37B0">
      <w:pPr>
        <w:spacing w:after="0" w:line="276" w:lineRule="auto"/>
        <w:jc w:val="center"/>
        <w:rPr>
          <w:b/>
          <w:bCs/>
          <w:sz w:val="48"/>
          <w:szCs w:val="48"/>
        </w:rPr>
      </w:pPr>
      <w:r w:rsidRPr="00C82C54">
        <w:rPr>
          <w:b/>
          <w:bCs/>
          <w:sz w:val="48"/>
          <w:szCs w:val="48"/>
        </w:rPr>
        <w:t xml:space="preserve">NG18 </w:t>
      </w:r>
      <w:proofErr w:type="spellStart"/>
      <w:r w:rsidRPr="00C82C54">
        <w:rPr>
          <w:b/>
          <w:bCs/>
          <w:sz w:val="48"/>
          <w:szCs w:val="48"/>
        </w:rPr>
        <w:t>Khwai</w:t>
      </w:r>
      <w:proofErr w:type="spellEnd"/>
      <w:r w:rsidRPr="00C82C54">
        <w:rPr>
          <w:b/>
          <w:bCs/>
          <w:sz w:val="48"/>
          <w:szCs w:val="48"/>
        </w:rPr>
        <w:t xml:space="preserve"> Private Reserve</w:t>
      </w:r>
    </w:p>
    <w:p w14:paraId="094C2D77" w14:textId="0BC74B19" w:rsidR="009D37B0" w:rsidRPr="00C82C54" w:rsidRDefault="009D37B0" w:rsidP="009D37B0">
      <w:pPr>
        <w:spacing w:after="0" w:line="276" w:lineRule="auto"/>
        <w:jc w:val="center"/>
        <w:rPr>
          <w:sz w:val="48"/>
          <w:szCs w:val="48"/>
        </w:rPr>
      </w:pPr>
      <w:r w:rsidRPr="146F05AA">
        <w:rPr>
          <w:sz w:val="48"/>
          <w:szCs w:val="48"/>
        </w:rPr>
        <w:t>202</w:t>
      </w:r>
      <w:r w:rsidR="00BD3FF4">
        <w:rPr>
          <w:sz w:val="48"/>
          <w:szCs w:val="48"/>
        </w:rPr>
        <w:t>4</w:t>
      </w:r>
      <w:r w:rsidRPr="146F05AA">
        <w:rPr>
          <w:sz w:val="48"/>
          <w:szCs w:val="48"/>
        </w:rPr>
        <w:t xml:space="preserve"> Monitoring Report</w:t>
      </w:r>
    </w:p>
    <w:p w14:paraId="4A78E1C8" w14:textId="77777777" w:rsidR="009D37B0" w:rsidRPr="00C82C54" w:rsidRDefault="009D37B0" w:rsidP="009D37B0">
      <w:pPr>
        <w:spacing w:after="0" w:line="276" w:lineRule="auto"/>
      </w:pPr>
    </w:p>
    <w:p w14:paraId="1A7A8E4D" w14:textId="77777777" w:rsidR="009D37B0" w:rsidRPr="00C82C54" w:rsidRDefault="009D37B0" w:rsidP="009D37B0">
      <w:pPr>
        <w:spacing w:after="0" w:line="276" w:lineRule="auto"/>
      </w:pPr>
      <w:r>
        <w:rPr>
          <w:noProof/>
          <w:lang w:eastAsia="en-AU"/>
        </w:rPr>
        <w:drawing>
          <wp:anchor distT="0" distB="0" distL="114300" distR="114300" simplePos="0" relativeHeight="251658241" behindDoc="1" locked="0" layoutInCell="1" allowOverlap="1" wp14:anchorId="425A5C57" wp14:editId="1F953DD7">
            <wp:simplePos x="0" y="0"/>
            <wp:positionH relativeFrom="column">
              <wp:posOffset>-88900</wp:posOffset>
            </wp:positionH>
            <wp:positionV relativeFrom="paragraph">
              <wp:posOffset>205740</wp:posOffset>
            </wp:positionV>
            <wp:extent cx="1032510" cy="1079500"/>
            <wp:effectExtent l="0" t="0" r="0" b="6350"/>
            <wp:wrapTight wrapText="bothSides">
              <wp:wrapPolygon edited="0">
                <wp:start x="5181" y="0"/>
                <wp:lineTo x="5181" y="12198"/>
                <wp:lineTo x="0" y="13341"/>
                <wp:lineTo x="0" y="21346"/>
                <wp:lineTo x="20723" y="21346"/>
                <wp:lineTo x="21122" y="16009"/>
                <wp:lineTo x="21122" y="13341"/>
                <wp:lineTo x="15941" y="12198"/>
                <wp:lineTo x="15941" y="0"/>
                <wp:lineTo x="5181" y="0"/>
              </wp:wrapPolygon>
            </wp:wrapTight>
            <wp:docPr id="1028" name="Picture 4" descr="Image result for university of new south wal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Image result for university of new south wales logo"/>
                    <pic:cNvPicPr>
                      <a:picLocks noChangeAspect="1" noChangeArrowheads="1"/>
                    </pic:cNvPicPr>
                  </pic:nvPicPr>
                  <pic:blipFill>
                    <a:blip r:embed="rId11" cstate="screen">
                      <a:extLst>
                        <a:ext uri="{28A0092B-C50C-407E-A947-70E740481C1C}">
                          <a14:useLocalDpi xmlns:a14="http://schemas.microsoft.com/office/drawing/2010/main" val="0"/>
                        </a:ext>
                      </a:extLst>
                    </a:blip>
                    <a:srcRect/>
                    <a:stretch>
                      <a:fillRect/>
                    </a:stretch>
                  </pic:blipFill>
                  <pic:spPr bwMode="auto">
                    <a:xfrm>
                      <a:off x="0" y="0"/>
                      <a:ext cx="1032510" cy="1079500"/>
                    </a:xfrm>
                    <a:prstGeom prst="rect">
                      <a:avLst/>
                    </a:prstGeom>
                    <a:noFill/>
                    <a:ln>
                      <a:noFill/>
                    </a:ln>
                  </pic:spPr>
                </pic:pic>
              </a:graphicData>
            </a:graphic>
          </wp:anchor>
        </w:drawing>
      </w:r>
    </w:p>
    <w:p w14:paraId="644C1567" w14:textId="77777777" w:rsidR="00BD3FF4" w:rsidRDefault="009D37B0" w:rsidP="009D37B0">
      <w:commentRangeStart w:id="0"/>
      <w:r>
        <w:rPr>
          <w:noProof/>
          <w:lang w:eastAsia="en-AU"/>
        </w:rPr>
        <w:drawing>
          <wp:anchor distT="0" distB="0" distL="114300" distR="114300" simplePos="0" relativeHeight="251658244" behindDoc="1" locked="0" layoutInCell="1" allowOverlap="1" wp14:anchorId="185022D5" wp14:editId="480D4517">
            <wp:simplePos x="0" y="0"/>
            <wp:positionH relativeFrom="column">
              <wp:posOffset>-438150</wp:posOffset>
            </wp:positionH>
            <wp:positionV relativeFrom="paragraph">
              <wp:posOffset>1371600</wp:posOffset>
            </wp:positionV>
            <wp:extent cx="6600825" cy="4400550"/>
            <wp:effectExtent l="0" t="0" r="9525" b="0"/>
            <wp:wrapTight wrapText="bothSides">
              <wp:wrapPolygon edited="0">
                <wp:start x="0" y="0"/>
                <wp:lineTo x="0" y="21506"/>
                <wp:lineTo x="21569" y="21506"/>
                <wp:lineTo x="21569" y="0"/>
                <wp:lineTo x="0" y="0"/>
              </wp:wrapPolygon>
            </wp:wrapTight>
            <wp:docPr id="1614892758" name="Picture 1" descr="Long shot of birds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92758" name="Picture 1" descr="Long shot of birds in a fiel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00825" cy="4400550"/>
                    </a:xfrm>
                    <a:prstGeom prst="rect">
                      <a:avLst/>
                    </a:prstGeom>
                  </pic:spPr>
                </pic:pic>
              </a:graphicData>
            </a:graphic>
            <wp14:sizeRelH relativeFrom="page">
              <wp14:pctWidth>0</wp14:pctWidth>
            </wp14:sizeRelH>
            <wp14:sizeRelV relativeFrom="page">
              <wp14:pctHeight>0</wp14:pctHeight>
            </wp14:sizeRelV>
          </wp:anchor>
        </w:drawing>
      </w:r>
      <w:commentRangeEnd w:id="0"/>
      <w:r w:rsidR="00BD3FF4">
        <w:rPr>
          <w:rStyle w:val="CommentReference"/>
        </w:rPr>
        <w:commentReference w:id="0"/>
      </w:r>
      <w:r>
        <w:rPr>
          <w:noProof/>
          <w:lang w:eastAsia="en-AU"/>
        </w:rPr>
        <w:drawing>
          <wp:anchor distT="0" distB="0" distL="114300" distR="114300" simplePos="0" relativeHeight="251658243" behindDoc="1" locked="0" layoutInCell="1" allowOverlap="1" wp14:anchorId="3B72187A" wp14:editId="2321E314">
            <wp:simplePos x="0" y="0"/>
            <wp:positionH relativeFrom="column">
              <wp:posOffset>3305175</wp:posOffset>
            </wp:positionH>
            <wp:positionV relativeFrom="paragraph">
              <wp:posOffset>6985</wp:posOffset>
            </wp:positionV>
            <wp:extent cx="1416050" cy="1079500"/>
            <wp:effectExtent l="0" t="0" r="0" b="6350"/>
            <wp:wrapTight wrapText="bothSides">
              <wp:wrapPolygon edited="0">
                <wp:start x="0" y="0"/>
                <wp:lineTo x="0" y="21346"/>
                <wp:lineTo x="21213" y="21346"/>
                <wp:lineTo x="21213" y="0"/>
                <wp:lineTo x="0" y="0"/>
              </wp:wrapPolygon>
            </wp:wrapTight>
            <wp:docPr id="3" name="Picture 3" descr="D:\Users\z5130866\AppData\Local\Microsoft\Windows\Temporary Internet Files\Content.MSO\308C40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z5130866\AppData\Local\Microsoft\Windows\Temporary Internet Files\Content.MSO\308C4018.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16050" cy="107950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6611392D" wp14:editId="39DD3F45">
            <wp:simplePos x="0" y="0"/>
            <wp:positionH relativeFrom="column">
              <wp:posOffset>5213350</wp:posOffset>
            </wp:positionH>
            <wp:positionV relativeFrom="paragraph">
              <wp:posOffset>47625</wp:posOffset>
            </wp:positionV>
            <wp:extent cx="1136650" cy="1136650"/>
            <wp:effectExtent l="0" t="0" r="6350" b="6350"/>
            <wp:wrapTight wrapText="bothSides">
              <wp:wrapPolygon edited="0">
                <wp:start x="0" y="0"/>
                <wp:lineTo x="0" y="21359"/>
                <wp:lineTo x="21359" y="21359"/>
                <wp:lineTo x="21359" y="0"/>
                <wp:lineTo x="0" y="0"/>
              </wp:wrapPolygon>
            </wp:wrapTight>
            <wp:docPr id="844113360" name="Picture 844113360" descr="A logo of a university of botswa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13360" name="Picture 844113360" descr="A logo of a university of botswana&#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136650" cy="11366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1" locked="0" layoutInCell="1" allowOverlap="1" wp14:anchorId="3C8ACE88" wp14:editId="370578DC">
            <wp:simplePos x="0" y="0"/>
            <wp:positionH relativeFrom="column">
              <wp:posOffset>1451610</wp:posOffset>
            </wp:positionH>
            <wp:positionV relativeFrom="paragraph">
              <wp:posOffset>6350</wp:posOffset>
            </wp:positionV>
            <wp:extent cx="1380490" cy="1050290"/>
            <wp:effectExtent l="0" t="0" r="0" b="0"/>
            <wp:wrapTight wrapText="bothSides">
              <wp:wrapPolygon edited="0">
                <wp:start x="596" y="0"/>
                <wp:lineTo x="0" y="9011"/>
                <wp:lineTo x="0" y="20764"/>
                <wp:lineTo x="13413" y="21156"/>
                <wp:lineTo x="15500" y="21156"/>
                <wp:lineTo x="16096" y="18805"/>
                <wp:lineTo x="21163" y="16063"/>
                <wp:lineTo x="21163" y="13320"/>
                <wp:lineTo x="19374" y="12537"/>
                <wp:lineTo x="18182" y="6268"/>
                <wp:lineTo x="18778" y="0"/>
                <wp:lineTo x="596" y="0"/>
              </wp:wrapPolygon>
            </wp:wrapTight>
            <wp:docPr id="1950034899" name="Picture 2" descr="Image result for Arizona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9">
                      <a:extLst>
                        <a:ext uri="{28A0092B-C50C-407E-A947-70E740481C1C}">
                          <a14:useLocalDpi xmlns:a14="http://schemas.microsoft.com/office/drawing/2010/main" val="0"/>
                        </a:ext>
                      </a:extLst>
                    </a:blip>
                    <a:srcRect l="13090" t="21213" r="8942" b="19437"/>
                    <a:stretch>
                      <a:fillRect/>
                    </a:stretch>
                  </pic:blipFill>
                  <pic:spPr bwMode="auto">
                    <a:xfrm>
                      <a:off x="0" y="0"/>
                      <a:ext cx="1380490" cy="1050290"/>
                    </a:xfrm>
                    <a:prstGeom prst="rect">
                      <a:avLst/>
                    </a:prstGeom>
                    <a:noFill/>
                    <a:ln>
                      <a:noFill/>
                    </a:ln>
                    <a:extLst>
                      <a:ext uri="{53640926-AAD7-44D8-BBD7-CCE9431645EC}">
                        <a14:shadowObscured xmlns:a14="http://schemas.microsoft.com/office/drawing/2010/main"/>
                      </a:ext>
                    </a:extLst>
                  </pic:spPr>
                </pic:pic>
              </a:graphicData>
            </a:graphic>
          </wp:anchor>
        </w:drawing>
      </w:r>
      <w:r>
        <w:rPr>
          <w:sz w:val="32"/>
          <w:szCs w:val="32"/>
        </w:rPr>
        <w:br w:type="column"/>
      </w:r>
    </w:p>
    <w:sdt>
      <w:sdtPr>
        <w:rPr>
          <w:rFonts w:asciiTheme="minorHAnsi" w:eastAsiaTheme="minorEastAsia" w:hAnsiTheme="minorHAnsi" w:cstheme="minorBidi"/>
          <w:color w:val="auto"/>
          <w:kern w:val="2"/>
          <w:sz w:val="22"/>
          <w:szCs w:val="22"/>
          <w:lang w:val="en-AU"/>
          <w14:ligatures w14:val="standardContextual"/>
        </w:rPr>
        <w:id w:val="-966967313"/>
        <w:docPartObj>
          <w:docPartGallery w:val="Table of Contents"/>
          <w:docPartUnique/>
        </w:docPartObj>
      </w:sdtPr>
      <w:sdtEndPr>
        <w:rPr>
          <w:b/>
          <w:bCs/>
          <w:noProof/>
        </w:rPr>
      </w:sdtEndPr>
      <w:sdtContent>
        <w:p w14:paraId="55DDFFFC" w14:textId="675FD9B0" w:rsidR="00BD3FF4" w:rsidRDefault="00BD3FF4">
          <w:pPr>
            <w:pStyle w:val="TOCHeading"/>
          </w:pPr>
          <w:r>
            <w:t>Contents</w:t>
          </w:r>
        </w:p>
        <w:p w14:paraId="5A25B291" w14:textId="6F573865" w:rsidR="005145BB" w:rsidRDefault="00BD3FF4">
          <w:pPr>
            <w:pStyle w:val="TOC1"/>
            <w:tabs>
              <w:tab w:val="right" w:leader="dot" w:pos="9016"/>
            </w:tabs>
            <w:rPr>
              <w:noProof/>
            </w:rPr>
          </w:pPr>
          <w:r>
            <w:fldChar w:fldCharType="begin"/>
          </w:r>
          <w:r>
            <w:instrText xml:space="preserve"> TOC \o "1-3" \h \z \u </w:instrText>
          </w:r>
          <w:r>
            <w:fldChar w:fldCharType="separate"/>
          </w:r>
          <w:hyperlink w:anchor="_Toc183522431" w:history="1">
            <w:r w:rsidR="005145BB" w:rsidRPr="001869BA">
              <w:rPr>
                <w:rStyle w:val="Hyperlink"/>
                <w:noProof/>
              </w:rPr>
              <w:t>Summary</w:t>
            </w:r>
            <w:r w:rsidR="005145BB">
              <w:rPr>
                <w:noProof/>
                <w:webHidden/>
              </w:rPr>
              <w:tab/>
            </w:r>
            <w:r w:rsidR="005145BB">
              <w:rPr>
                <w:noProof/>
                <w:webHidden/>
              </w:rPr>
              <w:fldChar w:fldCharType="begin"/>
            </w:r>
            <w:r w:rsidR="005145BB">
              <w:rPr>
                <w:noProof/>
                <w:webHidden/>
              </w:rPr>
              <w:instrText xml:space="preserve"> PAGEREF _Toc183522431 \h </w:instrText>
            </w:r>
            <w:r w:rsidR="005145BB">
              <w:rPr>
                <w:noProof/>
                <w:webHidden/>
              </w:rPr>
            </w:r>
            <w:r w:rsidR="005145BB">
              <w:rPr>
                <w:noProof/>
                <w:webHidden/>
              </w:rPr>
              <w:fldChar w:fldCharType="separate"/>
            </w:r>
            <w:r w:rsidR="005145BB">
              <w:rPr>
                <w:noProof/>
                <w:webHidden/>
              </w:rPr>
              <w:t>3</w:t>
            </w:r>
            <w:r w:rsidR="005145BB">
              <w:rPr>
                <w:noProof/>
                <w:webHidden/>
              </w:rPr>
              <w:fldChar w:fldCharType="end"/>
            </w:r>
          </w:hyperlink>
        </w:p>
        <w:p w14:paraId="73403FA3" w14:textId="3DD4EA95" w:rsidR="005145BB" w:rsidRDefault="005145BB">
          <w:pPr>
            <w:pStyle w:val="TOC1"/>
            <w:tabs>
              <w:tab w:val="right" w:leader="dot" w:pos="9016"/>
            </w:tabs>
            <w:rPr>
              <w:noProof/>
            </w:rPr>
          </w:pPr>
          <w:hyperlink w:anchor="_Toc183522432" w:history="1">
            <w:r w:rsidRPr="001869BA">
              <w:rPr>
                <w:rStyle w:val="Hyperlink"/>
                <w:noProof/>
              </w:rPr>
              <w:t>Introduction</w:t>
            </w:r>
            <w:r>
              <w:rPr>
                <w:noProof/>
                <w:webHidden/>
              </w:rPr>
              <w:tab/>
            </w:r>
            <w:r>
              <w:rPr>
                <w:noProof/>
                <w:webHidden/>
              </w:rPr>
              <w:fldChar w:fldCharType="begin"/>
            </w:r>
            <w:r>
              <w:rPr>
                <w:noProof/>
                <w:webHidden/>
              </w:rPr>
              <w:instrText xml:space="preserve"> PAGEREF _Toc183522432 \h </w:instrText>
            </w:r>
            <w:r>
              <w:rPr>
                <w:noProof/>
                <w:webHidden/>
              </w:rPr>
            </w:r>
            <w:r>
              <w:rPr>
                <w:noProof/>
                <w:webHidden/>
              </w:rPr>
              <w:fldChar w:fldCharType="separate"/>
            </w:r>
            <w:r>
              <w:rPr>
                <w:noProof/>
                <w:webHidden/>
              </w:rPr>
              <w:t>3</w:t>
            </w:r>
            <w:r>
              <w:rPr>
                <w:noProof/>
                <w:webHidden/>
              </w:rPr>
              <w:fldChar w:fldCharType="end"/>
            </w:r>
          </w:hyperlink>
        </w:p>
        <w:p w14:paraId="02D63DB0" w14:textId="2D0CF872" w:rsidR="005145BB" w:rsidRDefault="005145BB">
          <w:pPr>
            <w:pStyle w:val="TOC1"/>
            <w:tabs>
              <w:tab w:val="right" w:leader="dot" w:pos="9016"/>
            </w:tabs>
            <w:rPr>
              <w:noProof/>
            </w:rPr>
          </w:pPr>
          <w:hyperlink w:anchor="_Toc183522433" w:history="1">
            <w:r w:rsidRPr="001869BA">
              <w:rPr>
                <w:rStyle w:val="Hyperlink"/>
                <w:noProof/>
              </w:rPr>
              <w:t>Methods</w:t>
            </w:r>
            <w:r>
              <w:rPr>
                <w:noProof/>
                <w:webHidden/>
              </w:rPr>
              <w:tab/>
            </w:r>
            <w:r>
              <w:rPr>
                <w:noProof/>
                <w:webHidden/>
              </w:rPr>
              <w:fldChar w:fldCharType="begin"/>
            </w:r>
            <w:r>
              <w:rPr>
                <w:noProof/>
                <w:webHidden/>
              </w:rPr>
              <w:instrText xml:space="preserve"> PAGEREF _Toc183522433 \h </w:instrText>
            </w:r>
            <w:r>
              <w:rPr>
                <w:noProof/>
                <w:webHidden/>
              </w:rPr>
            </w:r>
            <w:r>
              <w:rPr>
                <w:noProof/>
                <w:webHidden/>
              </w:rPr>
              <w:fldChar w:fldCharType="separate"/>
            </w:r>
            <w:r>
              <w:rPr>
                <w:noProof/>
                <w:webHidden/>
              </w:rPr>
              <w:t>3</w:t>
            </w:r>
            <w:r>
              <w:rPr>
                <w:noProof/>
                <w:webHidden/>
              </w:rPr>
              <w:fldChar w:fldCharType="end"/>
            </w:r>
          </w:hyperlink>
        </w:p>
        <w:p w14:paraId="70094AF2" w14:textId="1579E012" w:rsidR="005145BB" w:rsidRDefault="005145BB">
          <w:pPr>
            <w:pStyle w:val="TOC2"/>
            <w:tabs>
              <w:tab w:val="right" w:leader="dot" w:pos="9016"/>
            </w:tabs>
            <w:rPr>
              <w:noProof/>
            </w:rPr>
          </w:pPr>
          <w:hyperlink w:anchor="_Toc183522434" w:history="1">
            <w:r w:rsidRPr="001869BA">
              <w:rPr>
                <w:rStyle w:val="Hyperlink"/>
                <w:noProof/>
              </w:rPr>
              <w:t>Rainfall, flow, and flooding</w:t>
            </w:r>
            <w:r>
              <w:rPr>
                <w:noProof/>
                <w:webHidden/>
              </w:rPr>
              <w:tab/>
            </w:r>
            <w:r>
              <w:rPr>
                <w:noProof/>
                <w:webHidden/>
              </w:rPr>
              <w:fldChar w:fldCharType="begin"/>
            </w:r>
            <w:r>
              <w:rPr>
                <w:noProof/>
                <w:webHidden/>
              </w:rPr>
              <w:instrText xml:space="preserve"> PAGEREF _Toc183522434 \h </w:instrText>
            </w:r>
            <w:r>
              <w:rPr>
                <w:noProof/>
                <w:webHidden/>
              </w:rPr>
            </w:r>
            <w:r>
              <w:rPr>
                <w:noProof/>
                <w:webHidden/>
              </w:rPr>
              <w:fldChar w:fldCharType="separate"/>
            </w:r>
            <w:r>
              <w:rPr>
                <w:noProof/>
                <w:webHidden/>
              </w:rPr>
              <w:t>3</w:t>
            </w:r>
            <w:r>
              <w:rPr>
                <w:noProof/>
                <w:webHidden/>
              </w:rPr>
              <w:fldChar w:fldCharType="end"/>
            </w:r>
          </w:hyperlink>
        </w:p>
        <w:p w14:paraId="2F8D2718" w14:textId="274F31FC" w:rsidR="005145BB" w:rsidRDefault="005145BB">
          <w:pPr>
            <w:pStyle w:val="TOC2"/>
            <w:tabs>
              <w:tab w:val="right" w:leader="dot" w:pos="9016"/>
            </w:tabs>
            <w:rPr>
              <w:noProof/>
            </w:rPr>
          </w:pPr>
          <w:hyperlink w:anchor="_Toc183522435" w:history="1">
            <w:r w:rsidRPr="001869BA">
              <w:rPr>
                <w:rStyle w:val="Hyperlink"/>
                <w:noProof/>
              </w:rPr>
              <w:t>Broad-based bird surveys</w:t>
            </w:r>
            <w:r>
              <w:rPr>
                <w:noProof/>
                <w:webHidden/>
              </w:rPr>
              <w:tab/>
            </w:r>
            <w:r>
              <w:rPr>
                <w:noProof/>
                <w:webHidden/>
              </w:rPr>
              <w:fldChar w:fldCharType="begin"/>
            </w:r>
            <w:r>
              <w:rPr>
                <w:noProof/>
                <w:webHidden/>
              </w:rPr>
              <w:instrText xml:space="preserve"> PAGEREF _Toc183522435 \h </w:instrText>
            </w:r>
            <w:r>
              <w:rPr>
                <w:noProof/>
                <w:webHidden/>
              </w:rPr>
            </w:r>
            <w:r>
              <w:rPr>
                <w:noProof/>
                <w:webHidden/>
              </w:rPr>
              <w:fldChar w:fldCharType="separate"/>
            </w:r>
            <w:r>
              <w:rPr>
                <w:noProof/>
                <w:webHidden/>
              </w:rPr>
              <w:t>3</w:t>
            </w:r>
            <w:r>
              <w:rPr>
                <w:noProof/>
                <w:webHidden/>
              </w:rPr>
              <w:fldChar w:fldCharType="end"/>
            </w:r>
          </w:hyperlink>
        </w:p>
        <w:p w14:paraId="552193F7" w14:textId="74DE8543" w:rsidR="005145BB" w:rsidRDefault="005145BB">
          <w:pPr>
            <w:pStyle w:val="TOC2"/>
            <w:tabs>
              <w:tab w:val="right" w:leader="dot" w:pos="9016"/>
            </w:tabs>
            <w:rPr>
              <w:noProof/>
            </w:rPr>
          </w:pPr>
          <w:hyperlink w:anchor="_Toc183522436" w:history="1">
            <w:r w:rsidRPr="001869BA">
              <w:rPr>
                <w:rStyle w:val="Hyperlink"/>
                <w:noProof/>
              </w:rPr>
              <w:t>Waterbird surveys</w:t>
            </w:r>
            <w:r>
              <w:rPr>
                <w:noProof/>
                <w:webHidden/>
              </w:rPr>
              <w:tab/>
            </w:r>
            <w:r>
              <w:rPr>
                <w:noProof/>
                <w:webHidden/>
              </w:rPr>
              <w:fldChar w:fldCharType="begin"/>
            </w:r>
            <w:r>
              <w:rPr>
                <w:noProof/>
                <w:webHidden/>
              </w:rPr>
              <w:instrText xml:space="preserve"> PAGEREF _Toc183522436 \h </w:instrText>
            </w:r>
            <w:r>
              <w:rPr>
                <w:noProof/>
                <w:webHidden/>
              </w:rPr>
            </w:r>
            <w:r>
              <w:rPr>
                <w:noProof/>
                <w:webHidden/>
              </w:rPr>
              <w:fldChar w:fldCharType="separate"/>
            </w:r>
            <w:r>
              <w:rPr>
                <w:noProof/>
                <w:webHidden/>
              </w:rPr>
              <w:t>3</w:t>
            </w:r>
            <w:r>
              <w:rPr>
                <w:noProof/>
                <w:webHidden/>
              </w:rPr>
              <w:fldChar w:fldCharType="end"/>
            </w:r>
          </w:hyperlink>
        </w:p>
        <w:p w14:paraId="0436592E" w14:textId="6994E732" w:rsidR="005145BB" w:rsidRDefault="005145BB">
          <w:pPr>
            <w:pStyle w:val="TOC2"/>
            <w:tabs>
              <w:tab w:val="right" w:leader="dot" w:pos="9016"/>
            </w:tabs>
            <w:rPr>
              <w:noProof/>
            </w:rPr>
          </w:pPr>
          <w:hyperlink w:anchor="_Toc183522437" w:history="1">
            <w:r w:rsidRPr="001869BA">
              <w:rPr>
                <w:rStyle w:val="Hyperlink"/>
                <w:noProof/>
              </w:rPr>
              <w:t>Herbivore surveys</w:t>
            </w:r>
            <w:r>
              <w:rPr>
                <w:noProof/>
                <w:webHidden/>
              </w:rPr>
              <w:tab/>
            </w:r>
            <w:r>
              <w:rPr>
                <w:noProof/>
                <w:webHidden/>
              </w:rPr>
              <w:fldChar w:fldCharType="begin"/>
            </w:r>
            <w:r>
              <w:rPr>
                <w:noProof/>
                <w:webHidden/>
              </w:rPr>
              <w:instrText xml:space="preserve"> PAGEREF _Toc183522437 \h </w:instrText>
            </w:r>
            <w:r>
              <w:rPr>
                <w:noProof/>
                <w:webHidden/>
              </w:rPr>
            </w:r>
            <w:r>
              <w:rPr>
                <w:noProof/>
                <w:webHidden/>
              </w:rPr>
              <w:fldChar w:fldCharType="separate"/>
            </w:r>
            <w:r>
              <w:rPr>
                <w:noProof/>
                <w:webHidden/>
              </w:rPr>
              <w:t>3</w:t>
            </w:r>
            <w:r>
              <w:rPr>
                <w:noProof/>
                <w:webHidden/>
              </w:rPr>
              <w:fldChar w:fldCharType="end"/>
            </w:r>
          </w:hyperlink>
        </w:p>
        <w:p w14:paraId="3407E326" w14:textId="76AAF134" w:rsidR="005145BB" w:rsidRDefault="005145BB">
          <w:pPr>
            <w:pStyle w:val="TOC2"/>
            <w:tabs>
              <w:tab w:val="right" w:leader="dot" w:pos="9016"/>
            </w:tabs>
            <w:rPr>
              <w:noProof/>
            </w:rPr>
          </w:pPr>
          <w:hyperlink w:anchor="_Toc183522438" w:history="1">
            <w:r w:rsidRPr="001869BA">
              <w:rPr>
                <w:rStyle w:val="Hyperlink"/>
                <w:noProof/>
              </w:rPr>
              <w:t>Camera traps</w:t>
            </w:r>
            <w:r>
              <w:rPr>
                <w:noProof/>
                <w:webHidden/>
              </w:rPr>
              <w:tab/>
            </w:r>
            <w:r>
              <w:rPr>
                <w:noProof/>
                <w:webHidden/>
              </w:rPr>
              <w:fldChar w:fldCharType="begin"/>
            </w:r>
            <w:r>
              <w:rPr>
                <w:noProof/>
                <w:webHidden/>
              </w:rPr>
              <w:instrText xml:space="preserve"> PAGEREF _Toc183522438 \h </w:instrText>
            </w:r>
            <w:r>
              <w:rPr>
                <w:noProof/>
                <w:webHidden/>
              </w:rPr>
            </w:r>
            <w:r>
              <w:rPr>
                <w:noProof/>
                <w:webHidden/>
              </w:rPr>
              <w:fldChar w:fldCharType="separate"/>
            </w:r>
            <w:r>
              <w:rPr>
                <w:noProof/>
                <w:webHidden/>
              </w:rPr>
              <w:t>3</w:t>
            </w:r>
            <w:r>
              <w:rPr>
                <w:noProof/>
                <w:webHidden/>
              </w:rPr>
              <w:fldChar w:fldCharType="end"/>
            </w:r>
          </w:hyperlink>
        </w:p>
        <w:p w14:paraId="2DA1ED71" w14:textId="638D2C0E" w:rsidR="005145BB" w:rsidRDefault="005145BB">
          <w:pPr>
            <w:pStyle w:val="TOC2"/>
            <w:tabs>
              <w:tab w:val="right" w:leader="dot" w:pos="9016"/>
            </w:tabs>
            <w:rPr>
              <w:noProof/>
            </w:rPr>
          </w:pPr>
          <w:hyperlink w:anchor="_Toc183522439" w:history="1">
            <w:r w:rsidRPr="001869BA">
              <w:rPr>
                <w:rStyle w:val="Hyperlink"/>
                <w:noProof/>
              </w:rPr>
              <w:t>Analysis</w:t>
            </w:r>
            <w:r>
              <w:rPr>
                <w:noProof/>
                <w:webHidden/>
              </w:rPr>
              <w:tab/>
            </w:r>
            <w:r>
              <w:rPr>
                <w:noProof/>
                <w:webHidden/>
              </w:rPr>
              <w:fldChar w:fldCharType="begin"/>
            </w:r>
            <w:r>
              <w:rPr>
                <w:noProof/>
                <w:webHidden/>
              </w:rPr>
              <w:instrText xml:space="preserve"> PAGEREF _Toc183522439 \h </w:instrText>
            </w:r>
            <w:r>
              <w:rPr>
                <w:noProof/>
                <w:webHidden/>
              </w:rPr>
            </w:r>
            <w:r>
              <w:rPr>
                <w:noProof/>
                <w:webHidden/>
              </w:rPr>
              <w:fldChar w:fldCharType="separate"/>
            </w:r>
            <w:r>
              <w:rPr>
                <w:noProof/>
                <w:webHidden/>
              </w:rPr>
              <w:t>3</w:t>
            </w:r>
            <w:r>
              <w:rPr>
                <w:noProof/>
                <w:webHidden/>
              </w:rPr>
              <w:fldChar w:fldCharType="end"/>
            </w:r>
          </w:hyperlink>
        </w:p>
        <w:p w14:paraId="381ECA37" w14:textId="3ED28FFD" w:rsidR="005145BB" w:rsidRDefault="005145BB">
          <w:pPr>
            <w:pStyle w:val="TOC2"/>
            <w:tabs>
              <w:tab w:val="right" w:leader="dot" w:pos="9016"/>
            </w:tabs>
            <w:rPr>
              <w:noProof/>
            </w:rPr>
          </w:pPr>
          <w:hyperlink w:anchor="_Toc183522440" w:history="1">
            <w:r w:rsidRPr="001869BA">
              <w:rPr>
                <w:rStyle w:val="Hyperlink"/>
                <w:noProof/>
              </w:rPr>
              <w:t>Freshwater invertebrate sampling</w:t>
            </w:r>
            <w:r>
              <w:rPr>
                <w:noProof/>
                <w:webHidden/>
              </w:rPr>
              <w:tab/>
            </w:r>
            <w:r>
              <w:rPr>
                <w:noProof/>
                <w:webHidden/>
              </w:rPr>
              <w:fldChar w:fldCharType="begin"/>
            </w:r>
            <w:r>
              <w:rPr>
                <w:noProof/>
                <w:webHidden/>
              </w:rPr>
              <w:instrText xml:space="preserve"> PAGEREF _Toc183522440 \h </w:instrText>
            </w:r>
            <w:r>
              <w:rPr>
                <w:noProof/>
                <w:webHidden/>
              </w:rPr>
            </w:r>
            <w:r>
              <w:rPr>
                <w:noProof/>
                <w:webHidden/>
              </w:rPr>
              <w:fldChar w:fldCharType="separate"/>
            </w:r>
            <w:r>
              <w:rPr>
                <w:noProof/>
                <w:webHidden/>
              </w:rPr>
              <w:t>3</w:t>
            </w:r>
            <w:r>
              <w:rPr>
                <w:noProof/>
                <w:webHidden/>
              </w:rPr>
              <w:fldChar w:fldCharType="end"/>
            </w:r>
          </w:hyperlink>
        </w:p>
        <w:p w14:paraId="1040625F" w14:textId="0E68E6BC" w:rsidR="005145BB" w:rsidRDefault="005145BB">
          <w:pPr>
            <w:pStyle w:val="TOC1"/>
            <w:tabs>
              <w:tab w:val="right" w:leader="dot" w:pos="9016"/>
            </w:tabs>
            <w:rPr>
              <w:noProof/>
            </w:rPr>
          </w:pPr>
          <w:hyperlink w:anchor="_Toc183522441" w:history="1">
            <w:r w:rsidRPr="001869BA">
              <w:rPr>
                <w:rStyle w:val="Hyperlink"/>
                <w:noProof/>
              </w:rPr>
              <w:t>Results and Discussion</w:t>
            </w:r>
            <w:r>
              <w:rPr>
                <w:noProof/>
                <w:webHidden/>
              </w:rPr>
              <w:tab/>
            </w:r>
            <w:r>
              <w:rPr>
                <w:noProof/>
                <w:webHidden/>
              </w:rPr>
              <w:fldChar w:fldCharType="begin"/>
            </w:r>
            <w:r>
              <w:rPr>
                <w:noProof/>
                <w:webHidden/>
              </w:rPr>
              <w:instrText xml:space="preserve"> PAGEREF _Toc183522441 \h </w:instrText>
            </w:r>
            <w:r>
              <w:rPr>
                <w:noProof/>
                <w:webHidden/>
              </w:rPr>
            </w:r>
            <w:r>
              <w:rPr>
                <w:noProof/>
                <w:webHidden/>
              </w:rPr>
              <w:fldChar w:fldCharType="separate"/>
            </w:r>
            <w:r>
              <w:rPr>
                <w:noProof/>
                <w:webHidden/>
              </w:rPr>
              <w:t>3</w:t>
            </w:r>
            <w:r>
              <w:rPr>
                <w:noProof/>
                <w:webHidden/>
              </w:rPr>
              <w:fldChar w:fldCharType="end"/>
            </w:r>
          </w:hyperlink>
        </w:p>
        <w:p w14:paraId="110A8771" w14:textId="3F6527D6" w:rsidR="005145BB" w:rsidRDefault="005145BB">
          <w:pPr>
            <w:pStyle w:val="TOC2"/>
            <w:tabs>
              <w:tab w:val="right" w:leader="dot" w:pos="9016"/>
            </w:tabs>
            <w:rPr>
              <w:noProof/>
            </w:rPr>
          </w:pPr>
          <w:hyperlink w:anchor="_Toc183522442" w:history="1">
            <w:r w:rsidRPr="001869BA">
              <w:rPr>
                <w:rStyle w:val="Hyperlink"/>
                <w:noProof/>
              </w:rPr>
              <w:t>Rainfall, flow, and flooding</w:t>
            </w:r>
            <w:r>
              <w:rPr>
                <w:noProof/>
                <w:webHidden/>
              </w:rPr>
              <w:tab/>
            </w:r>
            <w:r>
              <w:rPr>
                <w:noProof/>
                <w:webHidden/>
              </w:rPr>
              <w:fldChar w:fldCharType="begin"/>
            </w:r>
            <w:r>
              <w:rPr>
                <w:noProof/>
                <w:webHidden/>
              </w:rPr>
              <w:instrText xml:space="preserve"> PAGEREF _Toc183522442 \h </w:instrText>
            </w:r>
            <w:r>
              <w:rPr>
                <w:noProof/>
                <w:webHidden/>
              </w:rPr>
            </w:r>
            <w:r>
              <w:rPr>
                <w:noProof/>
                <w:webHidden/>
              </w:rPr>
              <w:fldChar w:fldCharType="separate"/>
            </w:r>
            <w:r>
              <w:rPr>
                <w:noProof/>
                <w:webHidden/>
              </w:rPr>
              <w:t>3</w:t>
            </w:r>
            <w:r>
              <w:rPr>
                <w:noProof/>
                <w:webHidden/>
              </w:rPr>
              <w:fldChar w:fldCharType="end"/>
            </w:r>
          </w:hyperlink>
        </w:p>
        <w:p w14:paraId="5BFAC4FA" w14:textId="13035A52" w:rsidR="005145BB" w:rsidRDefault="005145BB">
          <w:pPr>
            <w:pStyle w:val="TOC2"/>
            <w:tabs>
              <w:tab w:val="right" w:leader="dot" w:pos="9016"/>
            </w:tabs>
            <w:rPr>
              <w:noProof/>
            </w:rPr>
          </w:pPr>
          <w:hyperlink w:anchor="_Toc183522443" w:history="1">
            <w:r w:rsidRPr="001869BA">
              <w:rPr>
                <w:rStyle w:val="Hyperlink"/>
                <w:noProof/>
              </w:rPr>
              <w:t>Broad-based bird surveys</w:t>
            </w:r>
            <w:r>
              <w:rPr>
                <w:noProof/>
                <w:webHidden/>
              </w:rPr>
              <w:tab/>
            </w:r>
            <w:r>
              <w:rPr>
                <w:noProof/>
                <w:webHidden/>
              </w:rPr>
              <w:fldChar w:fldCharType="begin"/>
            </w:r>
            <w:r>
              <w:rPr>
                <w:noProof/>
                <w:webHidden/>
              </w:rPr>
              <w:instrText xml:space="preserve"> PAGEREF _Toc183522443 \h </w:instrText>
            </w:r>
            <w:r>
              <w:rPr>
                <w:noProof/>
                <w:webHidden/>
              </w:rPr>
            </w:r>
            <w:r>
              <w:rPr>
                <w:noProof/>
                <w:webHidden/>
              </w:rPr>
              <w:fldChar w:fldCharType="separate"/>
            </w:r>
            <w:r>
              <w:rPr>
                <w:noProof/>
                <w:webHidden/>
              </w:rPr>
              <w:t>3</w:t>
            </w:r>
            <w:r>
              <w:rPr>
                <w:noProof/>
                <w:webHidden/>
              </w:rPr>
              <w:fldChar w:fldCharType="end"/>
            </w:r>
          </w:hyperlink>
        </w:p>
        <w:p w14:paraId="3E639D3C" w14:textId="04C9977C" w:rsidR="005145BB" w:rsidRDefault="005145BB">
          <w:pPr>
            <w:pStyle w:val="TOC2"/>
            <w:tabs>
              <w:tab w:val="right" w:leader="dot" w:pos="9016"/>
            </w:tabs>
            <w:rPr>
              <w:noProof/>
            </w:rPr>
          </w:pPr>
          <w:hyperlink w:anchor="_Toc183522444" w:history="1">
            <w:r w:rsidRPr="001869BA">
              <w:rPr>
                <w:rStyle w:val="Hyperlink"/>
                <w:noProof/>
              </w:rPr>
              <w:t>Waterbird surveys</w:t>
            </w:r>
            <w:r>
              <w:rPr>
                <w:noProof/>
                <w:webHidden/>
              </w:rPr>
              <w:tab/>
            </w:r>
            <w:r>
              <w:rPr>
                <w:noProof/>
                <w:webHidden/>
              </w:rPr>
              <w:fldChar w:fldCharType="begin"/>
            </w:r>
            <w:r>
              <w:rPr>
                <w:noProof/>
                <w:webHidden/>
              </w:rPr>
              <w:instrText xml:space="preserve"> PAGEREF _Toc183522444 \h </w:instrText>
            </w:r>
            <w:r>
              <w:rPr>
                <w:noProof/>
                <w:webHidden/>
              </w:rPr>
            </w:r>
            <w:r>
              <w:rPr>
                <w:noProof/>
                <w:webHidden/>
              </w:rPr>
              <w:fldChar w:fldCharType="separate"/>
            </w:r>
            <w:r>
              <w:rPr>
                <w:noProof/>
                <w:webHidden/>
              </w:rPr>
              <w:t>3</w:t>
            </w:r>
            <w:r>
              <w:rPr>
                <w:noProof/>
                <w:webHidden/>
              </w:rPr>
              <w:fldChar w:fldCharType="end"/>
            </w:r>
          </w:hyperlink>
        </w:p>
        <w:p w14:paraId="0E93EEA7" w14:textId="06AB298F" w:rsidR="005145BB" w:rsidRDefault="005145BB">
          <w:pPr>
            <w:pStyle w:val="TOC2"/>
            <w:tabs>
              <w:tab w:val="right" w:leader="dot" w:pos="9016"/>
            </w:tabs>
            <w:rPr>
              <w:noProof/>
            </w:rPr>
          </w:pPr>
          <w:hyperlink w:anchor="_Toc183522445" w:history="1">
            <w:r w:rsidRPr="001869BA">
              <w:rPr>
                <w:rStyle w:val="Hyperlink"/>
                <w:noProof/>
              </w:rPr>
              <w:t>Herbivore surveys</w:t>
            </w:r>
            <w:r>
              <w:rPr>
                <w:noProof/>
                <w:webHidden/>
              </w:rPr>
              <w:tab/>
            </w:r>
            <w:r>
              <w:rPr>
                <w:noProof/>
                <w:webHidden/>
              </w:rPr>
              <w:fldChar w:fldCharType="begin"/>
            </w:r>
            <w:r>
              <w:rPr>
                <w:noProof/>
                <w:webHidden/>
              </w:rPr>
              <w:instrText xml:space="preserve"> PAGEREF _Toc183522445 \h </w:instrText>
            </w:r>
            <w:r>
              <w:rPr>
                <w:noProof/>
                <w:webHidden/>
              </w:rPr>
            </w:r>
            <w:r>
              <w:rPr>
                <w:noProof/>
                <w:webHidden/>
              </w:rPr>
              <w:fldChar w:fldCharType="separate"/>
            </w:r>
            <w:r>
              <w:rPr>
                <w:noProof/>
                <w:webHidden/>
              </w:rPr>
              <w:t>3</w:t>
            </w:r>
            <w:r>
              <w:rPr>
                <w:noProof/>
                <w:webHidden/>
              </w:rPr>
              <w:fldChar w:fldCharType="end"/>
            </w:r>
          </w:hyperlink>
        </w:p>
        <w:p w14:paraId="5C3726B4" w14:textId="6E9FE8D2" w:rsidR="005145BB" w:rsidRDefault="005145BB">
          <w:pPr>
            <w:pStyle w:val="TOC2"/>
            <w:tabs>
              <w:tab w:val="right" w:leader="dot" w:pos="9016"/>
            </w:tabs>
            <w:rPr>
              <w:noProof/>
            </w:rPr>
          </w:pPr>
          <w:hyperlink w:anchor="_Toc183522446" w:history="1">
            <w:r w:rsidRPr="001869BA">
              <w:rPr>
                <w:rStyle w:val="Hyperlink"/>
                <w:noProof/>
              </w:rPr>
              <w:t>Camera traps</w:t>
            </w:r>
            <w:r>
              <w:rPr>
                <w:noProof/>
                <w:webHidden/>
              </w:rPr>
              <w:tab/>
            </w:r>
            <w:r>
              <w:rPr>
                <w:noProof/>
                <w:webHidden/>
              </w:rPr>
              <w:fldChar w:fldCharType="begin"/>
            </w:r>
            <w:r>
              <w:rPr>
                <w:noProof/>
                <w:webHidden/>
              </w:rPr>
              <w:instrText xml:space="preserve"> PAGEREF _Toc183522446 \h </w:instrText>
            </w:r>
            <w:r>
              <w:rPr>
                <w:noProof/>
                <w:webHidden/>
              </w:rPr>
            </w:r>
            <w:r>
              <w:rPr>
                <w:noProof/>
                <w:webHidden/>
              </w:rPr>
              <w:fldChar w:fldCharType="separate"/>
            </w:r>
            <w:r>
              <w:rPr>
                <w:noProof/>
                <w:webHidden/>
              </w:rPr>
              <w:t>3</w:t>
            </w:r>
            <w:r>
              <w:rPr>
                <w:noProof/>
                <w:webHidden/>
              </w:rPr>
              <w:fldChar w:fldCharType="end"/>
            </w:r>
          </w:hyperlink>
        </w:p>
        <w:p w14:paraId="4AD49D68" w14:textId="6FF60D11" w:rsidR="005145BB" w:rsidRDefault="005145BB">
          <w:pPr>
            <w:pStyle w:val="TOC2"/>
            <w:tabs>
              <w:tab w:val="right" w:leader="dot" w:pos="9016"/>
            </w:tabs>
            <w:rPr>
              <w:noProof/>
            </w:rPr>
          </w:pPr>
          <w:hyperlink w:anchor="_Toc183522447" w:history="1">
            <w:r w:rsidRPr="001869BA">
              <w:rPr>
                <w:rStyle w:val="Hyperlink"/>
                <w:noProof/>
              </w:rPr>
              <w:t>Analysis</w:t>
            </w:r>
            <w:r>
              <w:rPr>
                <w:noProof/>
                <w:webHidden/>
              </w:rPr>
              <w:tab/>
            </w:r>
            <w:r>
              <w:rPr>
                <w:noProof/>
                <w:webHidden/>
              </w:rPr>
              <w:fldChar w:fldCharType="begin"/>
            </w:r>
            <w:r>
              <w:rPr>
                <w:noProof/>
                <w:webHidden/>
              </w:rPr>
              <w:instrText xml:space="preserve"> PAGEREF _Toc183522447 \h </w:instrText>
            </w:r>
            <w:r>
              <w:rPr>
                <w:noProof/>
                <w:webHidden/>
              </w:rPr>
            </w:r>
            <w:r>
              <w:rPr>
                <w:noProof/>
                <w:webHidden/>
              </w:rPr>
              <w:fldChar w:fldCharType="separate"/>
            </w:r>
            <w:r>
              <w:rPr>
                <w:noProof/>
                <w:webHidden/>
              </w:rPr>
              <w:t>3</w:t>
            </w:r>
            <w:r>
              <w:rPr>
                <w:noProof/>
                <w:webHidden/>
              </w:rPr>
              <w:fldChar w:fldCharType="end"/>
            </w:r>
          </w:hyperlink>
        </w:p>
        <w:p w14:paraId="59A78CB3" w14:textId="65C51A2F" w:rsidR="005145BB" w:rsidRDefault="005145BB">
          <w:pPr>
            <w:pStyle w:val="TOC2"/>
            <w:tabs>
              <w:tab w:val="right" w:leader="dot" w:pos="9016"/>
            </w:tabs>
            <w:rPr>
              <w:noProof/>
            </w:rPr>
          </w:pPr>
          <w:hyperlink w:anchor="_Toc183522448" w:history="1">
            <w:r w:rsidRPr="001869BA">
              <w:rPr>
                <w:rStyle w:val="Hyperlink"/>
                <w:noProof/>
              </w:rPr>
              <w:t>Freshwater invertebrate sampling</w:t>
            </w:r>
            <w:r>
              <w:rPr>
                <w:noProof/>
                <w:webHidden/>
              </w:rPr>
              <w:tab/>
            </w:r>
            <w:r>
              <w:rPr>
                <w:noProof/>
                <w:webHidden/>
              </w:rPr>
              <w:fldChar w:fldCharType="begin"/>
            </w:r>
            <w:r>
              <w:rPr>
                <w:noProof/>
                <w:webHidden/>
              </w:rPr>
              <w:instrText xml:space="preserve"> PAGEREF _Toc183522448 \h </w:instrText>
            </w:r>
            <w:r>
              <w:rPr>
                <w:noProof/>
                <w:webHidden/>
              </w:rPr>
            </w:r>
            <w:r>
              <w:rPr>
                <w:noProof/>
                <w:webHidden/>
              </w:rPr>
              <w:fldChar w:fldCharType="separate"/>
            </w:r>
            <w:r>
              <w:rPr>
                <w:noProof/>
                <w:webHidden/>
              </w:rPr>
              <w:t>3</w:t>
            </w:r>
            <w:r>
              <w:rPr>
                <w:noProof/>
                <w:webHidden/>
              </w:rPr>
              <w:fldChar w:fldCharType="end"/>
            </w:r>
          </w:hyperlink>
        </w:p>
        <w:p w14:paraId="40B25225" w14:textId="0BCD9AC7" w:rsidR="00BD3FF4" w:rsidRDefault="00BD3FF4">
          <w:r>
            <w:rPr>
              <w:b/>
              <w:bCs/>
              <w:noProof/>
            </w:rPr>
            <w:fldChar w:fldCharType="end"/>
          </w:r>
        </w:p>
      </w:sdtContent>
    </w:sdt>
    <w:p w14:paraId="151292EB" w14:textId="7C903BFE" w:rsidR="00BD3FF4" w:rsidRDefault="00BD3FF4">
      <w:r>
        <w:br w:type="page"/>
      </w:r>
    </w:p>
    <w:p w14:paraId="445A88D8" w14:textId="195DDB21" w:rsidR="007A15BD" w:rsidRDefault="00BD3FF4" w:rsidP="00BD3FF4">
      <w:pPr>
        <w:pStyle w:val="Heading1"/>
      </w:pPr>
      <w:bookmarkStart w:id="1" w:name="_Toc183522431"/>
      <w:r>
        <w:lastRenderedPageBreak/>
        <w:t>Summary</w:t>
      </w:r>
      <w:bookmarkEnd w:id="1"/>
    </w:p>
    <w:p w14:paraId="2F5EC18A" w14:textId="1B88F37D" w:rsidR="00DA72CF" w:rsidRPr="00DA72CF" w:rsidRDefault="00DA72CF" w:rsidP="00DA72CF">
      <w:r>
        <w:t>TODO</w:t>
      </w:r>
    </w:p>
    <w:p w14:paraId="2931CD3B" w14:textId="6FDB5E39" w:rsidR="00BD3FF4" w:rsidRDefault="00BD3FF4" w:rsidP="00BD3FF4">
      <w:pPr>
        <w:pStyle w:val="Heading1"/>
      </w:pPr>
      <w:bookmarkStart w:id="2" w:name="_Toc183522432"/>
      <w:r>
        <w:t>Introduction</w:t>
      </w:r>
      <w:bookmarkEnd w:id="2"/>
    </w:p>
    <w:p w14:paraId="11C6A401" w14:textId="7295B9A2" w:rsidR="00EA72D7" w:rsidRDefault="6188DF70" w:rsidP="00264CC2">
      <w:pPr>
        <w:spacing w:line="360" w:lineRule="auto"/>
      </w:pPr>
      <w:r>
        <w:t xml:space="preserve">The Okavango Delta </w:t>
      </w:r>
      <w:r w:rsidR="12EEE0CB">
        <w:t xml:space="preserve">is a </w:t>
      </w:r>
      <w:r w:rsidR="62CBADDA">
        <w:t>biodiverse</w:t>
      </w:r>
      <w:r w:rsidR="12EEE0CB">
        <w:t xml:space="preserve"> </w:t>
      </w:r>
      <w:r w:rsidR="62CBADDA">
        <w:t>wetland</w:t>
      </w:r>
      <w:r w:rsidR="19BAB391">
        <w:t xml:space="preserve"> in the </w:t>
      </w:r>
      <w:proofErr w:type="gramStart"/>
      <w:r w:rsidR="19BAB391">
        <w:t>North West</w:t>
      </w:r>
      <w:proofErr w:type="gramEnd"/>
      <w:r w:rsidR="19BAB391">
        <w:t xml:space="preserve"> district of Botswana. </w:t>
      </w:r>
      <w:r w:rsidR="09880ED8">
        <w:t>The Okavango Delta covers almost 40,000 km</w:t>
      </w:r>
      <w:r w:rsidR="3C1D892D" w:rsidRPr="2B14FE2C">
        <w:rPr>
          <w:vertAlign w:val="superscript"/>
        </w:rPr>
        <w:t>2</w:t>
      </w:r>
      <w:r w:rsidR="09880ED8">
        <w:t xml:space="preserve"> and consists of the panhandle region (Fig. 1), a meandering river system surrounded by permanent swamps, and a large, flat alluvial fan. </w:t>
      </w:r>
      <w:r w:rsidR="1066138C">
        <w:t>It is listed as a Ramsar wetland of international significance</w:t>
      </w:r>
      <w:r w:rsidR="2E77BB04">
        <w:t xml:space="preserve"> </w:t>
      </w:r>
      <w:r w:rsidR="00EA72D7">
        <w:fldChar w:fldCharType="begin"/>
      </w:r>
      <w:r w:rsidR="00EA72D7">
        <w:instrText xml:space="preserve"> ADDIN ZOTERO_ITEM CSL_CITATION {"citationID":"emPV8Qe2","properties":{"formattedCitation":"(Ramsar, 2021)","plainCitation":"(Ramsar, 2021)","noteIndex":0},"citationItems":[{"id":1215,"uris":["http://zotero.org/users/14928561/items/NQSRFZKQ"],"itemData":{"id":1215,"type":"report","genre":"Ramsar Information Sheet","title":"Okavango Delta System","URL":"https://rsis.ramsar.org/RISapp/files/RISrep/BW879RIS_2103_en.pdf","author":[{"literal":"Ramsar"}],"accessed":{"date-parts":[["2024",12,2]]},"issued":{"date-parts":[["2021"]]}}}],"schema":"https://github.com/citation-style-language/schema/raw/master/csl-citation.json"} </w:instrText>
      </w:r>
      <w:r w:rsidR="00EA72D7">
        <w:fldChar w:fldCharType="separate"/>
      </w:r>
      <w:r w:rsidR="2E77BB04">
        <w:t>(Ramsar, 2021)</w:t>
      </w:r>
      <w:r w:rsidR="00EA72D7">
        <w:fldChar w:fldCharType="end"/>
      </w:r>
      <w:r w:rsidR="29AB23FD">
        <w:t>, and was designated as a UNESCO world heritage area in 2014</w:t>
      </w:r>
      <w:r w:rsidR="67924D24">
        <w:t xml:space="preserve"> </w:t>
      </w:r>
      <w:r w:rsidR="00EA72D7">
        <w:fldChar w:fldCharType="begin"/>
      </w:r>
      <w:r w:rsidR="00EA72D7">
        <w:instrText xml:space="preserve"> ADDIN ZOTERO_ITEM CSL_CITATION {"citationID":"4MaZOWka","properties":{"formattedCitation":"(UNESCO, 2024)","plainCitation":"(UNESCO, 2024)","noteIndex":0},"citationItems":[{"id":1216,"uris":["http://zotero.org/users/14928561/items/DQ53E5ZZ"],"itemData":{"id":1216,"type":"webpage","title":"Okavango Delta - UNESCO World Heritage Centre","URL":"https://whc.unesco.org/en/list/1432/","author":[{"literal":"UNESCO"}],"accessed":{"date-parts":[["2024",12,2]]},"issued":{"date-parts":[["2024"]]}}}],"schema":"https://github.com/citation-style-language/schema/raw/master/csl-citation.json"} </w:instrText>
      </w:r>
      <w:r w:rsidR="00EA72D7">
        <w:fldChar w:fldCharType="separate"/>
      </w:r>
      <w:r w:rsidR="11B7C69E">
        <w:t>(UNESCO, 2024)</w:t>
      </w:r>
      <w:r w:rsidR="00EA72D7">
        <w:fldChar w:fldCharType="end"/>
      </w:r>
      <w:r w:rsidR="11B7C69E">
        <w:t xml:space="preserve">. </w:t>
      </w:r>
      <w:r w:rsidR="0237F575">
        <w:t>The</w:t>
      </w:r>
      <w:r w:rsidR="5386DDC4">
        <w:t xml:space="preserve"> Okavango </w:t>
      </w:r>
      <w:r w:rsidR="0237F575">
        <w:t>D</w:t>
      </w:r>
      <w:r w:rsidR="5386DDC4">
        <w:t>elta</w:t>
      </w:r>
      <w:r w:rsidR="0237F575">
        <w:t>’s flows</w:t>
      </w:r>
      <w:r w:rsidR="5386DDC4">
        <w:t xml:space="preserve"> originate in the </w:t>
      </w:r>
      <w:r w:rsidR="7BD90394">
        <w:t>A</w:t>
      </w:r>
      <w:r w:rsidR="5386DDC4">
        <w:t xml:space="preserve">ngolan highlands which </w:t>
      </w:r>
      <w:r w:rsidR="0237F575">
        <w:t>feed</w:t>
      </w:r>
      <w:r w:rsidR="5386DDC4">
        <w:t xml:space="preserve"> the </w:t>
      </w:r>
      <w:proofErr w:type="spellStart"/>
      <w:r w:rsidR="41AC9448">
        <w:t>C</w:t>
      </w:r>
      <w:r w:rsidR="3E7C17CA">
        <w:t>u</w:t>
      </w:r>
      <w:r w:rsidR="41AC9448">
        <w:t>it</w:t>
      </w:r>
      <w:r w:rsidR="3E7C17CA">
        <w:t>o</w:t>
      </w:r>
      <w:proofErr w:type="spellEnd"/>
      <w:r w:rsidR="3E7C17CA">
        <w:t xml:space="preserve"> and </w:t>
      </w:r>
      <w:proofErr w:type="spellStart"/>
      <w:r w:rsidR="3E7C17CA">
        <w:t>Cubango</w:t>
      </w:r>
      <w:proofErr w:type="spellEnd"/>
      <w:r w:rsidR="3E7C17CA">
        <w:t xml:space="preserve"> </w:t>
      </w:r>
      <w:r w:rsidR="01DE7B2A">
        <w:t>r</w:t>
      </w:r>
      <w:r w:rsidR="56A739F5">
        <w:t>ivers</w:t>
      </w:r>
      <w:r w:rsidR="0237F575">
        <w:t>.</w:t>
      </w:r>
      <w:r w:rsidR="052D14B0">
        <w:t xml:space="preserve"> </w:t>
      </w:r>
      <w:r w:rsidR="005C6EA7">
        <w:t xml:space="preserve">The </w:t>
      </w:r>
      <w:proofErr w:type="spellStart"/>
      <w:r w:rsidR="005C6EA7">
        <w:t>Cuito</w:t>
      </w:r>
      <w:proofErr w:type="spellEnd"/>
      <w:r w:rsidR="005C6EA7">
        <w:t xml:space="preserve"> and </w:t>
      </w:r>
      <w:proofErr w:type="spellStart"/>
      <w:r w:rsidR="1991953F">
        <w:t>Cubango</w:t>
      </w:r>
      <w:proofErr w:type="spellEnd"/>
      <w:r w:rsidR="052D14B0">
        <w:t xml:space="preserve"> </w:t>
      </w:r>
      <w:r w:rsidR="7B719F28">
        <w:t xml:space="preserve">merge to form the Okavango in southern Angola, before crossing into </w:t>
      </w:r>
      <w:r w:rsidR="14985DF0">
        <w:t>Namibia</w:t>
      </w:r>
      <w:r w:rsidR="680B4192">
        <w:t>, and finally Botswana</w:t>
      </w:r>
      <w:r w:rsidR="1D9F56A8">
        <w:t xml:space="preserve">, </w:t>
      </w:r>
      <w:r w:rsidR="56A739F5">
        <w:t xml:space="preserve">where </w:t>
      </w:r>
      <w:r w:rsidR="0C980012">
        <w:t>the</w:t>
      </w:r>
      <w:r w:rsidR="06B6CE7C">
        <w:t xml:space="preserve"> water disperses </w:t>
      </w:r>
      <w:r w:rsidR="3A3B4E35">
        <w:t xml:space="preserve">into an alluvial fan, inundating the Okavango Delta </w:t>
      </w:r>
      <w:r w:rsidR="0A9E6216">
        <w:t xml:space="preserve">floodplain </w:t>
      </w:r>
      <w:r w:rsidR="3A3B4E35" w:rsidRPr="2B14FE2C">
        <w:rPr>
          <w:highlight w:val="yellow"/>
          <w:rPrChange w:id="3" w:author="Neil Jordan" w:date="2024-12-15T22:56:00Z">
            <w:rPr/>
          </w:rPrChange>
        </w:rPr>
        <w:t>(CITE)</w:t>
      </w:r>
      <w:r w:rsidR="06B6CE7C">
        <w:t xml:space="preserve">. </w:t>
      </w:r>
      <w:r w:rsidR="005C6EA7">
        <w:t xml:space="preserve">Flooding in the </w:t>
      </w:r>
      <w:r w:rsidR="5F82F73D">
        <w:t xml:space="preserve">Okavango </w:t>
      </w:r>
      <w:r w:rsidR="005C6EA7">
        <w:t>is annual</w:t>
      </w:r>
      <w:r w:rsidR="05C42BEF">
        <w:t>, and</w:t>
      </w:r>
      <w:r w:rsidR="5F82F73D">
        <w:t xml:space="preserve"> the floodplain</w:t>
      </w:r>
      <w:r w:rsidR="05C42BEF">
        <w:t xml:space="preserve"> can expand up to three times its </w:t>
      </w:r>
      <w:r w:rsidR="234500D5">
        <w:t>permanent</w:t>
      </w:r>
      <w:r w:rsidR="05C42BEF">
        <w:t xml:space="preserve"> </w:t>
      </w:r>
      <w:r w:rsidR="234500D5">
        <w:t>size during flooding events</w:t>
      </w:r>
      <w:r w:rsidR="60823801">
        <w:t xml:space="preserve">, which occur during the dry season (June-August) because of the distance from </w:t>
      </w:r>
      <w:r w:rsidR="626BA7DF">
        <w:t>the headlands to the floodplain</w:t>
      </w:r>
      <w:r w:rsidR="2B60646A">
        <w:t xml:space="preserve"> (</w:t>
      </w:r>
      <w:r w:rsidR="2B60646A" w:rsidRPr="2B14FE2C">
        <w:rPr>
          <w:highlight w:val="yellow"/>
          <w:rPrChange w:id="4" w:author="Neil Jordan" w:date="2024-12-15T22:57:00Z">
            <w:rPr/>
          </w:rPrChange>
        </w:rPr>
        <w:t>CITE multiple</w:t>
      </w:r>
      <w:r w:rsidR="2B60646A">
        <w:t>)</w:t>
      </w:r>
      <w:r w:rsidR="626BA7DF">
        <w:t xml:space="preserve">. </w:t>
      </w:r>
    </w:p>
    <w:p w14:paraId="07A149B8" w14:textId="2257DDAE" w:rsidR="0023704C" w:rsidRPr="00D44FAA" w:rsidRDefault="1F5E1E75" w:rsidP="00264CC2">
      <w:pPr>
        <w:spacing w:line="360" w:lineRule="auto"/>
        <w:rPr>
          <w:del w:id="5" w:author="Neil Jordan" w:date="2024-12-15T22:57:00Z" w16du:dateUtc="2024-12-15T22:57:28Z"/>
        </w:rPr>
      </w:pPr>
      <w:r>
        <w:t xml:space="preserve">The </w:t>
      </w:r>
      <w:r w:rsidR="1960283D">
        <w:t xml:space="preserve">wetland ecosystem of the Okavango Delta is driven </w:t>
      </w:r>
      <w:r w:rsidR="091AC45A">
        <w:t>by</w:t>
      </w:r>
      <w:r w:rsidR="2765C628">
        <w:t xml:space="preserve"> the</w:t>
      </w:r>
      <w:r w:rsidR="091AC45A">
        <w:t xml:space="preserve"> </w:t>
      </w:r>
      <w:r w:rsidR="37D1CF02">
        <w:t>variable</w:t>
      </w:r>
      <w:r w:rsidR="091AC45A">
        <w:t xml:space="preserve"> flooding </w:t>
      </w:r>
      <w:r w:rsidR="37D1CF02">
        <w:t xml:space="preserve">regime </w:t>
      </w:r>
      <w:r w:rsidR="2765C628">
        <w:t>that forms</w:t>
      </w:r>
      <w:r w:rsidR="37D1CF02">
        <w:t xml:space="preserve"> a </w:t>
      </w:r>
      <w:r w:rsidR="2BDE941E">
        <w:t xml:space="preserve">heterogeneous </w:t>
      </w:r>
      <w:r w:rsidR="37D1CF02">
        <w:t>mosaic of</w:t>
      </w:r>
      <w:r w:rsidR="2BDE941E">
        <w:t xml:space="preserve"> </w:t>
      </w:r>
      <w:r w:rsidR="37D1CF02">
        <w:t xml:space="preserve">wetland </w:t>
      </w:r>
      <w:r w:rsidR="789D5DFE">
        <w:t>types</w:t>
      </w:r>
      <w:r w:rsidR="37D1CF02">
        <w:t xml:space="preserve">, including </w:t>
      </w:r>
      <w:r w:rsidR="5CB096E9">
        <w:t xml:space="preserve">permanent rivers, </w:t>
      </w:r>
      <w:r w:rsidR="2765C628">
        <w:t>semi-permanent</w:t>
      </w:r>
      <w:r w:rsidR="5CB096E9">
        <w:t xml:space="preserve"> rivers, floodplains,</w:t>
      </w:r>
      <w:r w:rsidR="2BDE941E">
        <w:t xml:space="preserve"> </w:t>
      </w:r>
      <w:r w:rsidR="26653D89">
        <w:t xml:space="preserve">and </w:t>
      </w:r>
      <w:r w:rsidR="5E1E150A">
        <w:t xml:space="preserve">lagoons </w:t>
      </w:r>
      <w:r w:rsidR="0023704C">
        <w:fldChar w:fldCharType="begin"/>
      </w:r>
      <w:r w:rsidR="0023704C">
        <w:instrText xml:space="preserve"> ADDIN ZOTERO_ITEM CSL_CITATION {"citationID":"D6dT1YTJ","properties":{"formattedCitation":"(Moliner Cachazo et al., 2023; Mosepele and Mosepele, 2021)","plainCitation":"(Moliner Cachazo et al., 2023; Mosepele and Mosepele, 2021)","noteIndex":0},"citationItems":[{"id":1218,"uris":["http://zotero.org/users/14928561/items/HLPTT7ZZ"],"itemData":{"id":1218,"type":"article-journal","abstract":"Freshwater organisms in the Okavango Delta and Lake Ngami (Botswana) provide direct and indirect benefits to people and the economy of the region. However, their existence could be potentially threatened by human activities (primarily, upstream water abstraction and planned hydropower structures) coupled with climate change. For their protection, it is essential to know their distribution, ecology, and status of the ecosystems that they inhabit. Publications that record taxa from the Delta at species level are scarce, particularly aquatic macroinvertebrates. Identifying organisms to species level can provide more accurate information for environmental monitoring and conservation programmes but requires significant training and expertise. Here, we present a comprehensive taxonomical review of 2204 freshwater species from the Okavango Delta and Lake Ngami, with additional 355 species found in other areas of Botswana that are likely to be present in the study region. We also compare the diversity of the Okavango Delta and Lake Ngami with two other tropical wetlands: the Pantanal (Brazil) and the Kakadu Region (Australia). We show that biodiversity in the Okavango Delta and Lake Ngami is higher than in previous estimates, with recorded species richness dominated by phytoplankton and macroinvertebrates. Most species are widespread across the system and southern Africa. The resulting database includes new records (Bryozoa, Porifera), information on species conservation status, habitat, ecology, distribution in continental Africa, site details and taxonomical notes. This will be an essential resource for researchers, conservation managers, policy makers and consultants investigating freshwater biodiversity in tropical wetlands in the region.","container-title":"Aquatic Sciences","DOI":"10.1007/s00027-023-01008-z","ISSN":"1420-9055","issue":"4","journalAbbreviation":"Aquat Sci","language":"en","page":"115","source":"Springer Link","title":"A review of the freshwater diversity in the Okavango Delta and Lake Ngami (Botswana): taxonomic composition, ecology, comparison with similar systems and conservation status","title-short":"A review of the freshwater diversity in the Okavango Delta and Lake Ngami (Botswana)","volume":"85","author":[{"family":"Moliner Cachazo","given":"Luis"},{"family":"Makati","given":"Kaelo"},{"family":"Chadwick","given":"Michael A."},{"family":"Catford","given":"Jane A."},{"family":"Price","given":"Benjamin W."},{"family":"Mackay","given":"Anson W."},{"family":"Guiry","given":"Michael D."},{"family":"Murray-Hudson","given":"Michael"},{"family":"Murray-Hudson","given":"Frances"}],"issued":{"date-parts":[["2023",10,11]]}}},{"id":1217,"uris":["http://zotero.org/users/14928561/items/VGFS33SU"],"itemData":{"id":1217,"type":"chapter","container-title":"Inland Waters-Dynamics and Ecology","event-place":"London","page":"1","publisher":"IntechOpen","publisher-place":"London","title":"Chap. 11: Review of Aquatic Biodiversity Dynamics in the Okavango Delta: Resilience in a Highly Fluctuating Environment","author":[{"family":"Mosepele","given":"B."},{"family":"Mosepele","given":"K."}],"editor":[{"family":"Devlin","given":"A."},{"family":"Pan","given":"J."},{"family":"Manjur Shah","given":"M."}],"issued":{"date-parts":[["2021"]]}}}],"schema":"https://github.com/citation-style-language/schema/raw/master/csl-citation.json"} </w:instrText>
      </w:r>
      <w:r w:rsidR="0023704C">
        <w:fldChar w:fldCharType="separate"/>
      </w:r>
      <w:r w:rsidR="58A99181" w:rsidRPr="2B14FE2C">
        <w:rPr>
          <w:rFonts w:ascii="Calibri" w:hAnsi="Calibri" w:cs="Calibri"/>
        </w:rPr>
        <w:t>(Moliner Cachazo et al., 2023; Mosepele and Mosepele, 2021)</w:t>
      </w:r>
      <w:r w:rsidR="0023704C">
        <w:fldChar w:fldCharType="end"/>
      </w:r>
      <w:r w:rsidR="50F07EC6">
        <w:t xml:space="preserve">. </w:t>
      </w:r>
      <w:r w:rsidR="65ECC9B2">
        <w:t xml:space="preserve">The mosaic of </w:t>
      </w:r>
    </w:p>
    <w:p w14:paraId="4A40E0F4" w14:textId="0E25223F" w:rsidR="00F20E62" w:rsidRDefault="00F20E62" w:rsidP="2B14FE2C">
      <w:pPr>
        <w:spacing w:line="360" w:lineRule="auto"/>
      </w:pPr>
      <w:commentRangeStart w:id="6"/>
      <w:del w:id="7" w:author="Neil Jordan" w:date="2024-12-15T22:57:00Z">
        <w:r w:rsidDel="63A71A18">
          <w:delText>T</w:delText>
        </w:r>
      </w:del>
      <w:ins w:id="8" w:author="Neil Jordan" w:date="2024-12-15T22:57:00Z">
        <w:r w:rsidR="63CD7AF6">
          <w:t>t</w:t>
        </w:r>
      </w:ins>
      <w:r w:rsidR="63A71A18">
        <w:t>he Okavango Delta is lined by seasonal swamps, whose inunda</w:t>
      </w:r>
      <w:ins w:id="9" w:author="Neil Jordan" w:date="2024-12-15T23:03:00Z">
        <w:r w:rsidR="6DBA54D9">
          <w:t>ti</w:t>
        </w:r>
      </w:ins>
      <w:del w:id="10" w:author="Neil Jordan" w:date="2024-12-15T23:03:00Z">
        <w:r w:rsidRPr="2B14FE2C" w:rsidDel="63A71A18">
          <w:rPr>
            <w:rFonts w:ascii="Calibri" w:eastAsia="Calibri" w:hAnsi="Calibri" w:cs="Calibri"/>
          </w:rPr>
          <w:delText>􀆟</w:delText>
        </w:r>
      </w:del>
      <w:r w:rsidR="63A71A18">
        <w:t xml:space="preserve">on varies depending on the amount of water </w:t>
      </w:r>
      <w:del w:id="11" w:author="Neil Jordan" w:date="2024-12-15T22:58:00Z">
        <w:r w:rsidDel="63A71A18">
          <w:delText>discharged into</w:delText>
        </w:r>
      </w:del>
      <w:ins w:id="12" w:author="Neil Jordan" w:date="2024-12-15T22:58:00Z">
        <w:r w:rsidR="62168DD7">
          <w:t>feeding</w:t>
        </w:r>
      </w:ins>
      <w:r w:rsidR="63A71A18">
        <w:t xml:space="preserve"> the system that year (</w:t>
      </w:r>
      <w:proofErr w:type="spellStart"/>
      <w:r w:rsidR="63A71A18">
        <w:t>Gumbricht</w:t>
      </w:r>
      <w:proofErr w:type="spellEnd"/>
      <w:r w:rsidR="63A71A18">
        <w:t xml:space="preserve"> et al., 2004). </w:t>
      </w:r>
      <w:proofErr w:type="spellStart"/>
      <w:r w:rsidR="63A71A18">
        <w:t>Varia</w:t>
      </w:r>
      <w:ins w:id="13" w:author="Neil Jordan" w:date="2024-12-15T22:58:00Z">
        <w:r w:rsidR="34201E2D">
          <w:t>t</w:t>
        </w:r>
      </w:ins>
      <w:ins w:id="14" w:author="Neil Jordan" w:date="2024-12-15T23:03:00Z">
        <w:r w:rsidR="690D0857">
          <w:t>i</w:t>
        </w:r>
      </w:ins>
      <w:ins w:id="15" w:author="Neil Jordan" w:date="2024-12-15T22:58:00Z">
        <w:r w:rsidR="34201E2D">
          <w:t>i</w:t>
        </w:r>
      </w:ins>
      <w:del w:id="16" w:author="Neil Jordan" w:date="2024-12-15T22:58:00Z">
        <w:r w:rsidRPr="2B14FE2C" w:rsidDel="63A71A18">
          <w:rPr>
            <w:rFonts w:ascii="Calibri" w:eastAsia="Calibri" w:hAnsi="Calibri" w:cs="Calibri"/>
          </w:rPr>
          <w:delText>􀆟</w:delText>
        </w:r>
      </w:del>
      <w:r w:rsidR="63A71A18">
        <w:t>ons</w:t>
      </w:r>
      <w:proofErr w:type="spellEnd"/>
      <w:r w:rsidR="63A71A18">
        <w:t xml:space="preserve"> in </w:t>
      </w:r>
      <w:ins w:id="17" w:author="Neil Jordan" w:date="2024-12-15T22:58:00Z">
        <w:r w:rsidR="59933110">
          <w:t>flood</w:t>
        </w:r>
      </w:ins>
      <w:del w:id="18" w:author="Neil Jordan" w:date="2024-12-15T22:58:00Z">
        <w:r w:rsidDel="63A71A18">
          <w:delText>the</w:delText>
        </w:r>
      </w:del>
      <w:r w:rsidR="63A71A18">
        <w:t xml:space="preserve"> frequency, </w:t>
      </w:r>
      <w:proofErr w:type="spellStart"/>
      <w:r w:rsidR="63A71A18">
        <w:t>dura</w:t>
      </w:r>
      <w:ins w:id="19" w:author="Neil Jordan" w:date="2024-12-15T22:58:00Z">
        <w:r w:rsidR="5466789D">
          <w:t>t</w:t>
        </w:r>
      </w:ins>
      <w:del w:id="20" w:author="Neil Jordan" w:date="2024-12-15T22:58:00Z">
        <w:r w:rsidRPr="2B14FE2C" w:rsidDel="63A71A18">
          <w:rPr>
            <w:rFonts w:ascii="Calibri" w:eastAsia="Calibri" w:hAnsi="Calibri" w:cs="Calibri"/>
          </w:rPr>
          <w:delText>􀆟</w:delText>
        </w:r>
      </w:del>
      <w:r w:rsidR="63A71A18">
        <w:t>on</w:t>
      </w:r>
      <w:proofErr w:type="spellEnd"/>
      <w:r w:rsidR="63A71A18">
        <w:t xml:space="preserve">, and extent </w:t>
      </w:r>
      <w:del w:id="21" w:author="Neil Jordan" w:date="2024-12-15T22:58:00Z">
        <w:r w:rsidDel="63A71A18">
          <w:delText>of the flood results in</w:delText>
        </w:r>
      </w:del>
      <w:ins w:id="22" w:author="Neil Jordan" w:date="2024-12-15T22:58:00Z">
        <w:r w:rsidR="6B785483">
          <w:t>creates</w:t>
        </w:r>
      </w:ins>
      <w:r w:rsidR="63A71A18">
        <w:t xml:space="preserve"> a mosaic of </w:t>
      </w:r>
      <w:proofErr w:type="spellStart"/>
      <w:r w:rsidR="63A71A18">
        <w:t>vegeta</w:t>
      </w:r>
      <w:ins w:id="23" w:author="Neil Jordan" w:date="2024-12-15T22:58:00Z">
        <w:r w:rsidR="2248228B">
          <w:t>t</w:t>
        </w:r>
      </w:ins>
      <w:ins w:id="24" w:author="Neil Jordan" w:date="2024-12-15T23:03:00Z">
        <w:r w:rsidR="1C7590B3">
          <w:t>i</w:t>
        </w:r>
      </w:ins>
      <w:del w:id="25" w:author="Neil Jordan" w:date="2024-12-15T22:58:00Z">
        <w:r w:rsidRPr="2B14FE2C" w:rsidDel="63A71A18">
          <w:rPr>
            <w:rFonts w:ascii="Calibri" w:eastAsia="Calibri" w:hAnsi="Calibri" w:cs="Calibri"/>
          </w:rPr>
          <w:delText>􀆟</w:delText>
        </w:r>
      </w:del>
      <w:r w:rsidR="63A71A18">
        <w:t>on</w:t>
      </w:r>
      <w:del w:id="26" w:author="Neil Jordan" w:date="2024-12-15T22:59:00Z">
        <w:r w:rsidDel="63A71A18">
          <w:delText xml:space="preserve"> within the delta, </w:delText>
        </w:r>
      </w:del>
      <w:r w:rsidR="63A71A18">
        <w:t>including</w:t>
      </w:r>
      <w:proofErr w:type="spellEnd"/>
      <w:r w:rsidR="63A71A18">
        <w:t xml:space="preserve"> permanent rivers and swamps, seasonally flooded grasslands, dry grasslands, riverine woodlands, and dry woodlands (Ramberg et al. 2006, </w:t>
      </w:r>
      <w:proofErr w:type="spellStart"/>
      <w:r w:rsidR="63A71A18">
        <w:t>Milzow</w:t>
      </w:r>
      <w:proofErr w:type="spellEnd"/>
      <w:r w:rsidR="63A71A18">
        <w:t xml:space="preserve"> et al. 2009). </w:t>
      </w:r>
      <w:del w:id="27" w:author="Neil Jordan" w:date="2024-12-15T22:59:00Z">
        <w:r w:rsidDel="63A71A18">
          <w:delText>This mixture of habitat types results in a</w:delText>
        </w:r>
      </w:del>
      <w:ins w:id="28" w:author="Neil Jordan" w:date="2024-12-15T22:59:00Z">
        <w:r w:rsidR="75D776BE">
          <w:t>The resultant</w:t>
        </w:r>
      </w:ins>
      <w:r w:rsidR="63A71A18">
        <w:t xml:space="preserve"> complex and dynamic ecosystem</w:t>
      </w:r>
      <w:del w:id="29" w:author="Neil Jordan" w:date="2024-12-15T22:59:00Z">
        <w:r w:rsidDel="63A71A18">
          <w:delText>, which</w:delText>
        </w:r>
      </w:del>
      <w:r w:rsidR="63A71A18">
        <w:t xml:space="preserve"> supports </w:t>
      </w:r>
      <w:del w:id="30" w:author="Neil Jordan" w:date="2024-12-15T23:00:00Z">
        <w:r w:rsidDel="63A71A18">
          <w:delText>a rich diversity of flora and fauna, other organisms and ecosystem processes, crea</w:delText>
        </w:r>
        <w:r w:rsidRPr="2B14FE2C" w:rsidDel="63A71A18">
          <w:rPr>
            <w:rFonts w:ascii="Calibri" w:eastAsia="Calibri" w:hAnsi="Calibri" w:cs="Calibri"/>
          </w:rPr>
          <w:delText>􀆟</w:delText>
        </w:r>
        <w:r w:rsidDel="63A71A18">
          <w:delText xml:space="preserve">ng </w:delText>
        </w:r>
      </w:del>
      <w:r w:rsidR="63A71A18">
        <w:t>one of Africa’s greatest concentra</w:t>
      </w:r>
      <w:ins w:id="31" w:author="Neil Jordan" w:date="2024-12-15T23:00:00Z">
        <w:r w:rsidR="66F7DEBD">
          <w:t>t</w:t>
        </w:r>
      </w:ins>
      <w:ins w:id="32" w:author="Neil Jordan" w:date="2024-12-15T23:03:00Z">
        <w:r w:rsidR="2C3BA5F7">
          <w:t>i</w:t>
        </w:r>
      </w:ins>
      <w:del w:id="33" w:author="Neil Jordan" w:date="2024-12-15T23:00:00Z">
        <w:r w:rsidRPr="2B14FE2C" w:rsidDel="63A71A18">
          <w:rPr>
            <w:rFonts w:ascii="Calibri" w:eastAsia="Calibri" w:hAnsi="Calibri" w:cs="Calibri"/>
          </w:rPr>
          <w:delText>􀆟</w:delText>
        </w:r>
      </w:del>
      <w:r w:rsidR="63A71A18">
        <w:t>ons of wildlife. There is a commitment to managing the Okavango Delta within a basin context, but there are inevitable scale challenges with this context in rela</w:t>
      </w:r>
      <w:ins w:id="34" w:author="Neil Jordan" w:date="2024-12-15T23:00:00Z">
        <w:r w:rsidR="48CCFD12">
          <w:t>t</w:t>
        </w:r>
      </w:ins>
      <w:ins w:id="35" w:author="Neil Jordan" w:date="2024-12-15T23:03:00Z">
        <w:r w:rsidR="5D7026FA">
          <w:t>i</w:t>
        </w:r>
      </w:ins>
      <w:del w:id="36" w:author="Neil Jordan" w:date="2024-12-15T23:00:00Z">
        <w:r w:rsidRPr="2B14FE2C" w:rsidDel="63A71A18">
          <w:rPr>
            <w:rFonts w:ascii="Calibri" w:eastAsia="Calibri" w:hAnsi="Calibri" w:cs="Calibri"/>
          </w:rPr>
          <w:delText>􀆟</w:delText>
        </w:r>
      </w:del>
      <w:r w:rsidR="63A71A18">
        <w:t>on to different decision-making structures (Motsumi and Cassidy 2012). The delta supports 444 species of birds, 122 species of mammals, 97 species of rep</w:t>
      </w:r>
      <w:r w:rsidR="63A71A18" w:rsidRPr="2B14FE2C">
        <w:rPr>
          <w:rFonts w:ascii="Calibri" w:eastAsia="Calibri" w:hAnsi="Calibri" w:cs="Calibri"/>
        </w:rPr>
        <w:t>􀆟</w:t>
      </w:r>
      <w:r w:rsidR="63A71A18">
        <w:t>les and amphibians, and 1300 species of plants (Ramberg et al., 2006). Many of the bird species are waterbirds with breeding of many dependent on increasing flows and flooding and riparian woodlands (Francis et al. 2021).</w:t>
      </w:r>
    </w:p>
    <w:p w14:paraId="3602DD96" w14:textId="77777777" w:rsidR="00F20E62" w:rsidRDefault="00F20E62" w:rsidP="00F20E62">
      <w:pPr>
        <w:spacing w:line="360" w:lineRule="auto"/>
        <w:rPr>
          <w:del w:id="37" w:author="Neil Jordan" w:date="2024-12-15T23:00:00Z" w16du:dateUtc="2024-12-15T23:00:35Z"/>
        </w:rPr>
      </w:pPr>
      <w:del w:id="38" w:author="Neil Jordan" w:date="2024-12-15T23:00:00Z">
        <w:r w:rsidDel="63A71A18">
          <w:delText>5</w:delText>
        </w:r>
      </w:del>
    </w:p>
    <w:p w14:paraId="26FBA161" w14:textId="77777777" w:rsidR="00F20E62" w:rsidRDefault="00F20E62" w:rsidP="00F20E62">
      <w:pPr>
        <w:spacing w:line="360" w:lineRule="auto"/>
        <w:rPr>
          <w:del w:id="39" w:author="Neil Jordan" w:date="2024-12-15T23:00:00Z" w16du:dateUtc="2024-12-15T23:00:35Z"/>
        </w:rPr>
      </w:pPr>
      <w:del w:id="40" w:author="Neil Jordan" w:date="2024-12-15T23:00:00Z">
        <w:r w:rsidDel="63A71A18">
          <w:lastRenderedPageBreak/>
          <w:delText>Red lechwe and elephant detected during waterbird survey in NG18.</w:delText>
        </w:r>
      </w:del>
    </w:p>
    <w:p w14:paraId="1E6AD092" w14:textId="413B1F89" w:rsidR="00F20E62" w:rsidRDefault="63A71A18" w:rsidP="00F20E62">
      <w:pPr>
        <w:spacing w:line="360" w:lineRule="auto"/>
      </w:pPr>
      <w:r>
        <w:t xml:space="preserve">The </w:t>
      </w:r>
      <w:proofErr w:type="spellStart"/>
      <w:r>
        <w:t>Khwai</w:t>
      </w:r>
      <w:proofErr w:type="spellEnd"/>
      <w:r>
        <w:t xml:space="preserve"> Private Reserve (KPR; NG18 concession) is a large (~2000km2) wildlife management area</w:t>
      </w:r>
      <w:ins w:id="41" w:author="Neil Jordan" w:date="2024-12-15T23:00:00Z">
        <w:r w:rsidR="2FE27631">
          <w:t xml:space="preserve"> (WMA)</w:t>
        </w:r>
      </w:ins>
      <w:r>
        <w:t xml:space="preserve"> west of </w:t>
      </w:r>
      <w:proofErr w:type="spellStart"/>
      <w:r>
        <w:t>Khwai</w:t>
      </w:r>
      <w:proofErr w:type="spellEnd"/>
      <w:r>
        <w:t xml:space="preserve"> village in Ngamiland District in northern Botswana. It is adjacent to the Moremi Game Reserve and due west of the southwestern boundary of Chobe Na</w:t>
      </w:r>
      <w:ins w:id="42" w:author="Neil Jordan" w:date="2024-12-15T23:00:00Z">
        <w:r w:rsidR="3645B290">
          <w:t>t</w:t>
        </w:r>
      </w:ins>
      <w:ins w:id="43" w:author="Neil Jordan" w:date="2024-12-15T23:02:00Z">
        <w:r w:rsidR="657C0ED8">
          <w:t>i</w:t>
        </w:r>
      </w:ins>
      <w:del w:id="44" w:author="Neil Jordan" w:date="2024-12-15T23:00:00Z">
        <w:r w:rsidR="00F20E62" w:rsidRPr="2B14FE2C" w:rsidDel="63A71A18">
          <w:rPr>
            <w:rFonts w:ascii="Calibri" w:eastAsia="Calibri" w:hAnsi="Calibri" w:cs="Calibri"/>
          </w:rPr>
          <w:delText>􀆟</w:delText>
        </w:r>
      </w:del>
      <w:r>
        <w:t xml:space="preserve">onal Park. The </w:t>
      </w:r>
      <w:proofErr w:type="spellStart"/>
      <w:r>
        <w:t>Khwai</w:t>
      </w:r>
      <w:proofErr w:type="spellEnd"/>
      <w:r>
        <w:t xml:space="preserve"> River flows through the area, suppor</w:t>
      </w:r>
      <w:ins w:id="45" w:author="Neil Jordan" w:date="2024-12-15T23:01:00Z">
        <w:r w:rsidR="23F7649D">
          <w:t>t</w:t>
        </w:r>
      </w:ins>
      <w:ins w:id="46" w:author="Neil Jordan" w:date="2024-12-15T23:02:00Z">
        <w:r w:rsidR="3F660444">
          <w:t>i</w:t>
        </w:r>
      </w:ins>
      <w:del w:id="47" w:author="Neil Jordan" w:date="2024-12-15T23:01:00Z">
        <w:r w:rsidR="00F20E62" w:rsidRPr="2B14FE2C" w:rsidDel="63A71A18">
          <w:rPr>
            <w:rFonts w:ascii="Calibri" w:eastAsia="Calibri" w:hAnsi="Calibri" w:cs="Calibri"/>
          </w:rPr>
          <w:delText>􀆟</w:delText>
        </w:r>
      </w:del>
      <w:r>
        <w:t>ng large concentra</w:t>
      </w:r>
      <w:ins w:id="48" w:author="Neil Jordan" w:date="2024-12-15T23:01:00Z">
        <w:r w:rsidR="3E4760B7">
          <w:t>t</w:t>
        </w:r>
      </w:ins>
      <w:ins w:id="49" w:author="Neil Jordan" w:date="2024-12-15T23:02:00Z">
        <w:r w:rsidR="69FBE4A3">
          <w:t>i</w:t>
        </w:r>
      </w:ins>
      <w:del w:id="50" w:author="Neil Jordan" w:date="2024-12-15T23:01:00Z">
        <w:r w:rsidR="00F20E62" w:rsidRPr="2B14FE2C" w:rsidDel="63A71A18">
          <w:rPr>
            <w:rFonts w:ascii="Calibri" w:eastAsia="Calibri" w:hAnsi="Calibri" w:cs="Calibri"/>
          </w:rPr>
          <w:delText>􀆟</w:delText>
        </w:r>
      </w:del>
      <w:r>
        <w:t>ons of wildlife, including herbivores such as impala (</w:t>
      </w:r>
      <w:r w:rsidRPr="2B14FE2C">
        <w:rPr>
          <w:i/>
          <w:iCs/>
          <w:rPrChange w:id="51" w:author="Neil Jordan" w:date="2024-12-15T23:01:00Z">
            <w:rPr/>
          </w:rPrChange>
        </w:rPr>
        <w:t>Aepyceros melampus</w:t>
      </w:r>
      <w:r>
        <w:t>), waterbuck (</w:t>
      </w:r>
      <w:r w:rsidRPr="2B14FE2C">
        <w:rPr>
          <w:i/>
          <w:iCs/>
          <w:rPrChange w:id="52" w:author="Neil Jordan" w:date="2024-12-15T23:01:00Z">
            <w:rPr/>
          </w:rPrChange>
        </w:rPr>
        <w:t xml:space="preserve">Kobus </w:t>
      </w:r>
      <w:proofErr w:type="spellStart"/>
      <w:r w:rsidRPr="2B14FE2C">
        <w:rPr>
          <w:i/>
          <w:iCs/>
          <w:rPrChange w:id="53" w:author="Neil Jordan" w:date="2024-12-15T23:01:00Z">
            <w:rPr/>
          </w:rPrChange>
        </w:rPr>
        <w:t>ellipsiprymnus</w:t>
      </w:r>
      <w:proofErr w:type="spellEnd"/>
      <w:r>
        <w:t>), zebra (</w:t>
      </w:r>
      <w:r w:rsidRPr="2B14FE2C">
        <w:rPr>
          <w:i/>
          <w:iCs/>
          <w:rPrChange w:id="54" w:author="Neil Jordan" w:date="2024-12-15T23:01:00Z">
            <w:rPr/>
          </w:rPrChange>
        </w:rPr>
        <w:t>Equus quagga</w:t>
      </w:r>
      <w:r>
        <w:t>), reedbuck (</w:t>
      </w:r>
      <w:proofErr w:type="spellStart"/>
      <w:r>
        <w:t>R</w:t>
      </w:r>
      <w:r w:rsidRPr="2B14FE2C">
        <w:rPr>
          <w:i/>
          <w:iCs/>
          <w:rPrChange w:id="55" w:author="Neil Jordan" w:date="2024-12-15T23:01:00Z">
            <w:rPr/>
          </w:rPrChange>
        </w:rPr>
        <w:t>edunca</w:t>
      </w:r>
      <w:proofErr w:type="spellEnd"/>
      <w:r w:rsidRPr="2B14FE2C">
        <w:rPr>
          <w:i/>
          <w:iCs/>
          <w:rPrChange w:id="56" w:author="Neil Jordan" w:date="2024-12-15T23:01:00Z">
            <w:rPr/>
          </w:rPrChange>
        </w:rPr>
        <w:t xml:space="preserve"> </w:t>
      </w:r>
      <w:proofErr w:type="spellStart"/>
      <w:r w:rsidRPr="2B14FE2C">
        <w:rPr>
          <w:i/>
          <w:iCs/>
          <w:rPrChange w:id="57" w:author="Neil Jordan" w:date="2024-12-15T23:01:00Z">
            <w:rPr/>
          </w:rPrChange>
        </w:rPr>
        <w:t>fulvorufula</w:t>
      </w:r>
      <w:proofErr w:type="spellEnd"/>
      <w:r>
        <w:t xml:space="preserve">), </w:t>
      </w:r>
      <w:proofErr w:type="spellStart"/>
      <w:r>
        <w:t>tsessebe</w:t>
      </w:r>
      <w:proofErr w:type="spellEnd"/>
      <w:r>
        <w:t xml:space="preserve"> (</w:t>
      </w:r>
      <w:proofErr w:type="spellStart"/>
      <w:r w:rsidRPr="2B14FE2C">
        <w:rPr>
          <w:i/>
          <w:iCs/>
          <w:rPrChange w:id="58" w:author="Neil Jordan" w:date="2024-12-15T23:01:00Z">
            <w:rPr/>
          </w:rPrChange>
        </w:rPr>
        <w:t>Damaliscus</w:t>
      </w:r>
      <w:proofErr w:type="spellEnd"/>
      <w:r w:rsidRPr="2B14FE2C">
        <w:rPr>
          <w:i/>
          <w:iCs/>
          <w:rPrChange w:id="59" w:author="Neil Jordan" w:date="2024-12-15T23:01:00Z">
            <w:rPr/>
          </w:rPrChange>
        </w:rPr>
        <w:t xml:space="preserve"> lunatus</w:t>
      </w:r>
      <w:r>
        <w:t>), hippopotamus (</w:t>
      </w:r>
      <w:r w:rsidRPr="2B14FE2C">
        <w:rPr>
          <w:i/>
          <w:iCs/>
          <w:rPrChange w:id="60" w:author="Neil Jordan" w:date="2024-12-15T23:01:00Z">
            <w:rPr/>
          </w:rPrChange>
        </w:rPr>
        <w:t>Hippopotamus amphibius)</w:t>
      </w:r>
      <w:r>
        <w:t>, Cape buffalo (</w:t>
      </w:r>
      <w:proofErr w:type="spellStart"/>
      <w:r w:rsidRPr="2B14FE2C">
        <w:rPr>
          <w:i/>
          <w:iCs/>
          <w:rPrChange w:id="61" w:author="Neil Jordan" w:date="2024-12-15T23:01:00Z">
            <w:rPr/>
          </w:rPrChange>
        </w:rPr>
        <w:t>Syncerus</w:t>
      </w:r>
      <w:proofErr w:type="spellEnd"/>
      <w:r w:rsidRPr="2B14FE2C">
        <w:rPr>
          <w:i/>
          <w:iCs/>
          <w:rPrChange w:id="62" w:author="Neil Jordan" w:date="2024-12-15T23:01:00Z">
            <w:rPr/>
          </w:rPrChange>
        </w:rPr>
        <w:t xml:space="preserve"> </w:t>
      </w:r>
      <w:proofErr w:type="spellStart"/>
      <w:r w:rsidRPr="2B14FE2C">
        <w:rPr>
          <w:i/>
          <w:iCs/>
          <w:rPrChange w:id="63" w:author="Neil Jordan" w:date="2024-12-15T23:01:00Z">
            <w:rPr/>
          </w:rPrChange>
        </w:rPr>
        <w:t>caffer</w:t>
      </w:r>
      <w:proofErr w:type="spellEnd"/>
      <w:r>
        <w:t>), and African bush elephant (</w:t>
      </w:r>
      <w:r w:rsidRPr="2B14FE2C">
        <w:rPr>
          <w:i/>
          <w:iCs/>
          <w:rPrChange w:id="64" w:author="Neil Jordan" w:date="2024-12-15T23:01:00Z">
            <w:rPr/>
          </w:rPrChange>
        </w:rPr>
        <w:t xml:space="preserve">Loxodonta </w:t>
      </w:r>
      <w:proofErr w:type="spellStart"/>
      <w:r w:rsidRPr="2B14FE2C">
        <w:rPr>
          <w:i/>
          <w:iCs/>
          <w:rPrChange w:id="65" w:author="Neil Jordan" w:date="2024-12-15T23:01:00Z">
            <w:rPr/>
          </w:rPrChange>
        </w:rPr>
        <w:t>africana</w:t>
      </w:r>
      <w:proofErr w:type="spellEnd"/>
      <w:r>
        <w:t>) (Burger 2020). These and other species also support an intact large carnivore guild, comprising of African wild dog (</w:t>
      </w:r>
      <w:r w:rsidRPr="2B14FE2C">
        <w:rPr>
          <w:i/>
          <w:iCs/>
          <w:rPrChange w:id="66" w:author="Neil Jordan" w:date="2024-12-15T23:01:00Z">
            <w:rPr/>
          </w:rPrChange>
        </w:rPr>
        <w:t>Lycaon pictus</w:t>
      </w:r>
      <w:r>
        <w:t>), lion (</w:t>
      </w:r>
      <w:r w:rsidRPr="2B14FE2C">
        <w:rPr>
          <w:i/>
          <w:iCs/>
          <w:rPrChange w:id="67" w:author="Neil Jordan" w:date="2024-12-15T23:01:00Z">
            <w:rPr/>
          </w:rPrChange>
        </w:rPr>
        <w:t xml:space="preserve">Panthera </w:t>
      </w:r>
      <w:proofErr w:type="spellStart"/>
      <w:r w:rsidRPr="2B14FE2C">
        <w:rPr>
          <w:i/>
          <w:iCs/>
          <w:rPrChange w:id="68" w:author="Neil Jordan" w:date="2024-12-15T23:01:00Z">
            <w:rPr/>
          </w:rPrChange>
        </w:rPr>
        <w:t>leo</w:t>
      </w:r>
      <w:proofErr w:type="spellEnd"/>
      <w:r w:rsidRPr="2B14FE2C">
        <w:rPr>
          <w:i/>
          <w:iCs/>
          <w:rPrChange w:id="69" w:author="Neil Jordan" w:date="2024-12-15T23:01:00Z">
            <w:rPr/>
          </w:rPrChange>
        </w:rPr>
        <w:t>)</w:t>
      </w:r>
      <w:r>
        <w:t>, leopard (</w:t>
      </w:r>
      <w:r w:rsidRPr="2B14FE2C">
        <w:rPr>
          <w:i/>
          <w:iCs/>
          <w:rPrChange w:id="70" w:author="Neil Jordan" w:date="2024-12-15T23:01:00Z">
            <w:rPr/>
          </w:rPrChange>
        </w:rPr>
        <w:t>Panthera pardus</w:t>
      </w:r>
      <w:r>
        <w:t>), cheetah (</w:t>
      </w:r>
      <w:r w:rsidRPr="2B14FE2C">
        <w:rPr>
          <w:i/>
          <w:iCs/>
          <w:rPrChange w:id="71" w:author="Neil Jordan" w:date="2024-12-15T23:02:00Z">
            <w:rPr/>
          </w:rPrChange>
        </w:rPr>
        <w:t>Acinonyx jubatus</w:t>
      </w:r>
      <w:r>
        <w:t>), and spot</w:t>
      </w:r>
      <w:ins w:id="72" w:author="Neil Jordan" w:date="2024-12-15T23:02:00Z">
        <w:r w:rsidR="4B6D9492">
          <w:t>t</w:t>
        </w:r>
      </w:ins>
      <w:r>
        <w:t>ed hyaena (</w:t>
      </w:r>
      <w:r w:rsidRPr="2B14FE2C">
        <w:rPr>
          <w:i/>
          <w:iCs/>
          <w:rPrChange w:id="73" w:author="Neil Jordan" w:date="2024-12-15T23:02:00Z">
            <w:rPr/>
          </w:rPrChange>
        </w:rPr>
        <w:t xml:space="preserve">Crocuta </w:t>
      </w:r>
      <w:proofErr w:type="spellStart"/>
      <w:r w:rsidRPr="2B14FE2C">
        <w:rPr>
          <w:i/>
          <w:iCs/>
          <w:rPrChange w:id="74" w:author="Neil Jordan" w:date="2024-12-15T23:02:00Z">
            <w:rPr/>
          </w:rPrChange>
        </w:rPr>
        <w:t>crocuta</w:t>
      </w:r>
      <w:proofErr w:type="spellEnd"/>
      <w:r>
        <w:t xml:space="preserve">). The area is characterized by a variety of habitat types, including floodplain grasslands, riverine forests, mopane and other woodlands, permanent swamps and savanna and scrub, and has </w:t>
      </w:r>
      <w:proofErr w:type="gramStart"/>
      <w:r>
        <w:t>a number of</w:t>
      </w:r>
      <w:proofErr w:type="gramEnd"/>
      <w:r>
        <w:t xml:space="preserve"> tourist camps spread throughout.</w:t>
      </w:r>
    </w:p>
    <w:p w14:paraId="4411BDBD" w14:textId="6BEAC887" w:rsidR="001975A9" w:rsidRPr="001975A9" w:rsidRDefault="41A6D668" w:rsidP="00F20E62">
      <w:pPr>
        <w:spacing w:line="360" w:lineRule="auto"/>
      </w:pPr>
      <w:r>
        <w:t xml:space="preserve">Tracking ecosystem health </w:t>
      </w:r>
      <w:del w:id="75" w:author="Neil Jordan" w:date="2024-12-15T23:03:00Z">
        <w:r w:rsidR="00F20E62" w:rsidDel="63A71A18">
          <w:delText>P</w:delText>
        </w:r>
      </w:del>
      <w:r w:rsidR="532EA836">
        <w:t>requires standard p</w:t>
      </w:r>
      <w:r w:rsidR="63A71A18">
        <w:t xml:space="preserve">eriodic surveys. </w:t>
      </w:r>
      <w:del w:id="76" w:author="Neil Jordan" w:date="2024-12-15T23:04:00Z">
        <w:r w:rsidR="00F20E62" w:rsidDel="63A71A18">
          <w:delText>The</w:delText>
        </w:r>
      </w:del>
      <w:ins w:id="77" w:author="Neil Jordan" w:date="2024-12-15T23:04:00Z">
        <w:r w:rsidR="42F9278E">
          <w:t>Fauna</w:t>
        </w:r>
      </w:ins>
      <w:r w:rsidR="63A71A18">
        <w:t xml:space="preserve"> presence and abundance </w:t>
      </w:r>
      <w:del w:id="78" w:author="Neil Jordan" w:date="2024-12-15T23:04:00Z">
        <w:r w:rsidR="00F20E62" w:rsidDel="63A71A18">
          <w:delText xml:space="preserve">of animal species </w:delText>
        </w:r>
      </w:del>
      <w:ins w:id="79" w:author="Neil Jordan" w:date="2024-12-15T23:04:00Z">
        <w:r w:rsidR="040878AD">
          <w:t xml:space="preserve"> </w:t>
        </w:r>
      </w:ins>
      <w:r w:rsidR="63A71A18">
        <w:t xml:space="preserve">varies </w:t>
      </w:r>
      <w:del w:id="80" w:author="Neil Jordan" w:date="2024-12-15T23:04:00Z">
        <w:r w:rsidR="00F20E62" w:rsidDel="63A71A18">
          <w:delText xml:space="preserve">among </w:delText>
        </w:r>
      </w:del>
      <w:ins w:id="81" w:author="Neil Jordan" w:date="2024-12-15T23:04:00Z">
        <w:r w:rsidR="4C39053A">
          <w:t xml:space="preserve">annually, </w:t>
        </w:r>
      </w:ins>
      <w:r w:rsidR="63A71A18">
        <w:t>season</w:t>
      </w:r>
      <w:ins w:id="82" w:author="Neil Jordan" w:date="2024-12-15T23:04:00Z">
        <w:r w:rsidR="23D1D121">
          <w:t>ally</w:t>
        </w:r>
      </w:ins>
      <w:del w:id="83" w:author="Neil Jordan" w:date="2024-12-15T23:04:00Z">
        <w:r w:rsidR="00F20E62" w:rsidDel="63A71A18">
          <w:delText>s</w:delText>
        </w:r>
      </w:del>
      <w:r w:rsidR="63A71A18">
        <w:t>,</w:t>
      </w:r>
      <w:del w:id="84" w:author="Neil Jordan" w:date="2024-12-15T23:04:00Z">
        <w:r w:rsidR="00F20E62" w:rsidDel="63A71A18">
          <w:delText xml:space="preserve"> years,</w:delText>
        </w:r>
      </w:del>
      <w:r w:rsidR="63A71A18">
        <w:t xml:space="preserve"> and </w:t>
      </w:r>
      <w:ins w:id="85" w:author="Neil Jordan" w:date="2024-12-15T23:04:00Z">
        <w:r w:rsidR="7BF179BD">
          <w:t xml:space="preserve">between specific </w:t>
        </w:r>
      </w:ins>
      <w:r w:rsidR="63A71A18">
        <w:t xml:space="preserve">areas, </w:t>
      </w:r>
      <w:del w:id="86" w:author="Neil Jordan" w:date="2024-12-15T23:05:00Z">
        <w:r w:rsidR="00F20E62" w:rsidDel="63A71A18">
          <w:delText>depen</w:delText>
        </w:r>
      </w:del>
      <w:ins w:id="87" w:author="Neil Jordan" w:date="2024-12-15T23:05:00Z">
        <w:r w:rsidR="1C9ABFBD">
          <w:t>accord</w:t>
        </w:r>
      </w:ins>
      <w:del w:id="88" w:author="Neil Jordan" w:date="2024-12-15T23:05:00Z">
        <w:r w:rsidR="00F20E62" w:rsidDel="63A71A18">
          <w:delText>d</w:delText>
        </w:r>
      </w:del>
      <w:r w:rsidR="63A71A18">
        <w:t xml:space="preserve">ing </w:t>
      </w:r>
      <w:del w:id="89" w:author="Neil Jordan" w:date="2024-12-15T23:05:00Z">
        <w:r w:rsidR="00F20E62" w:rsidDel="63A71A18">
          <w:delText>on</w:delText>
        </w:r>
      </w:del>
      <w:ins w:id="90" w:author="Neil Jordan" w:date="2024-12-15T23:05:00Z">
        <w:r w:rsidR="620E06D9">
          <w:t xml:space="preserve">to </w:t>
        </w:r>
        <w:r w:rsidR="5A86F362">
          <w:t>resource</w:t>
        </w:r>
        <w:r w:rsidR="620E06D9">
          <w:t xml:space="preserve"> </w:t>
        </w:r>
        <w:proofErr w:type="spellStart"/>
        <w:r w:rsidR="620E06D9">
          <w:t>availibility</w:t>
        </w:r>
      </w:ins>
      <w:proofErr w:type="spellEnd"/>
      <w:del w:id="91" w:author="Neil Jordan" w:date="2024-12-15T23:05:00Z">
        <w:r w:rsidR="00F20E62" w:rsidDel="63A71A18">
          <w:delText xml:space="preserve"> habitat, water, and food availability</w:delText>
        </w:r>
      </w:del>
      <w:r w:rsidR="63A71A18">
        <w:t xml:space="preserve">. Obtaining consistent and precise data from surveys </w:t>
      </w:r>
      <w:ins w:id="92" w:author="Neil Jordan" w:date="2024-12-15T23:06:00Z">
        <w:r w:rsidR="6C70502E">
          <w:t xml:space="preserve">within such a dynamic system </w:t>
        </w:r>
      </w:ins>
      <w:del w:id="93" w:author="Neil Jordan" w:date="2024-12-15T23:06:00Z">
        <w:r w:rsidR="00F20E62" w:rsidDel="63A71A18">
          <w:delText>is d</w:delText>
        </w:r>
      </w:del>
      <w:ins w:id="94" w:author="Neil Jordan" w:date="2024-12-15T23:06:00Z">
        <w:r w:rsidR="6DCEE5E3">
          <w:t xml:space="preserve"> </w:t>
        </w:r>
        <w:proofErr w:type="spellStart"/>
        <w:r w:rsidR="6DCEE5E3">
          <w:t>pres</w:t>
        </w:r>
      </w:ins>
      <w:ins w:id="95" w:author="Neil Jordan" w:date="2024-12-15T23:07:00Z">
        <w:r w:rsidR="6DCEE5E3">
          <w:t>entes</w:t>
        </w:r>
        <w:proofErr w:type="spellEnd"/>
        <w:r w:rsidR="6DCEE5E3">
          <w:t xml:space="preserve"> challenges </w:t>
        </w:r>
      </w:ins>
      <w:ins w:id="96" w:author="Neil Jordan" w:date="2024-12-15T23:06:00Z">
        <w:r w:rsidR="6DCEE5E3">
          <w:t xml:space="preserve">in replication, given </w:t>
        </w:r>
      </w:ins>
      <w:ins w:id="97" w:author="Neil Jordan" w:date="2024-12-15T23:07:00Z">
        <w:r w:rsidR="6DCEE5E3">
          <w:t>changes in accessibility due to shifts in floode</w:t>
        </w:r>
        <w:r w:rsidR="060692F4">
          <w:t>d areas and</w:t>
        </w:r>
        <w:r w:rsidR="6DCEE5E3">
          <w:t xml:space="preserve"> e</w:t>
        </w:r>
        <w:r w:rsidR="7E83D32F">
          <w:t>x</w:t>
        </w:r>
        <w:r w:rsidR="6DCEE5E3">
          <w:t>tents</w:t>
        </w:r>
      </w:ins>
      <w:del w:id="98" w:author="Neil Jordan" w:date="2024-12-15T23:07:00Z">
        <w:r w:rsidR="00F20E62" w:rsidDel="63A71A18">
          <w:delText>ifficult. Dangerous wildlife and difficul</w:delText>
        </w:r>
        <w:r w:rsidR="00F20E62" w:rsidRPr="2B14FE2C" w:rsidDel="63A71A18">
          <w:rPr>
            <w:rFonts w:ascii="Calibri" w:eastAsia="Calibri" w:hAnsi="Calibri" w:cs="Calibri"/>
          </w:rPr>
          <w:delText>􀆟</w:delText>
        </w:r>
        <w:r w:rsidR="00F20E62" w:rsidDel="63A71A18">
          <w:delText>es in accessing areas (e.g. due to presence of water, lack of tracks), can prevent exact replica</w:delText>
        </w:r>
        <w:r w:rsidR="00F20E62" w:rsidRPr="2B14FE2C" w:rsidDel="63A71A18">
          <w:rPr>
            <w:rFonts w:ascii="Calibri" w:eastAsia="Calibri" w:hAnsi="Calibri" w:cs="Calibri"/>
          </w:rPr>
          <w:delText>􀆟</w:delText>
        </w:r>
        <w:r w:rsidR="00F20E62" w:rsidDel="63A71A18">
          <w:delText xml:space="preserve">on of surveys methods over </w:delText>
        </w:r>
        <w:r w:rsidR="00F20E62" w:rsidRPr="2B14FE2C" w:rsidDel="63A71A18">
          <w:rPr>
            <w:rFonts w:ascii="Calibri" w:eastAsia="Calibri" w:hAnsi="Calibri" w:cs="Calibri"/>
          </w:rPr>
          <w:delText>􀆟</w:delText>
        </w:r>
        <w:r w:rsidR="00F20E62" w:rsidDel="63A71A18">
          <w:delText>me</w:delText>
        </w:r>
      </w:del>
      <w:r w:rsidR="63A71A18">
        <w:t>. As part of a university course “River Basin Ecosystem Management”, students and staff from the University of New South Wales (Australia), Arizona State University (United States) and Kings College London (United Kingdom) and University of Botswana, with the support of Natural Selec</w:t>
      </w:r>
      <w:ins w:id="99" w:author="Neil Jordan" w:date="2024-12-15T23:02:00Z">
        <w:r w:rsidR="7D4EC6C8">
          <w:t>ti</w:t>
        </w:r>
      </w:ins>
      <w:del w:id="100" w:author="Neil Jordan" w:date="2024-12-15T23:02:00Z">
        <w:r w:rsidR="00F20E62" w:rsidRPr="2B14FE2C" w:rsidDel="63A71A18">
          <w:rPr>
            <w:rFonts w:ascii="Calibri" w:eastAsia="Calibri" w:hAnsi="Calibri" w:cs="Calibri"/>
          </w:rPr>
          <w:delText>􀆟</w:delText>
        </w:r>
      </w:del>
      <w:r w:rsidR="63A71A18">
        <w:t xml:space="preserve">on, </w:t>
      </w:r>
      <w:del w:id="101" w:author="Neil Jordan" w:date="2024-12-15T23:08:00Z">
        <w:r w:rsidR="00F20E62" w:rsidDel="63A71A18">
          <w:delText xml:space="preserve">visited </w:delText>
        </w:r>
      </w:del>
      <w:ins w:id="102" w:author="Neil Jordan" w:date="2024-12-15T23:08:00Z">
        <w:r w:rsidR="6C22F342">
          <w:t xml:space="preserve">conduct annual </w:t>
        </w:r>
        <w:r w:rsidR="5BDE3490">
          <w:t xml:space="preserve">biodiversity </w:t>
        </w:r>
        <w:r w:rsidR="6C22F342">
          <w:t xml:space="preserve">surveys within </w:t>
        </w:r>
      </w:ins>
      <w:r w:rsidR="63A71A18">
        <w:t xml:space="preserve">the </w:t>
      </w:r>
      <w:proofErr w:type="spellStart"/>
      <w:r w:rsidR="63A71A18">
        <w:t>Khwai</w:t>
      </w:r>
      <w:proofErr w:type="spellEnd"/>
      <w:r w:rsidR="63A71A18">
        <w:t xml:space="preserve"> </w:t>
      </w:r>
      <w:ins w:id="103" w:author="Neil Jordan" w:date="2024-12-15T23:08:00Z">
        <w:r w:rsidR="28A4A28D">
          <w:t xml:space="preserve">Private </w:t>
        </w:r>
      </w:ins>
      <w:r w:rsidR="63A71A18">
        <w:t>Reserve</w:t>
      </w:r>
      <w:ins w:id="104" w:author="Neil Jordan" w:date="2024-12-15T23:08:00Z">
        <w:r w:rsidR="45D197D2">
          <w:t xml:space="preserve">, </w:t>
        </w:r>
      </w:ins>
      <w:del w:id="105" w:author="Neil Jordan" w:date="2024-12-15T23:08:00Z">
        <w:r w:rsidR="00F20E62" w:rsidDel="63A71A18">
          <w:delText xml:space="preserve"> in the Okavango Delta. We conducted biodiversity monitoring</w:delText>
        </w:r>
      </w:del>
      <w:ins w:id="106" w:author="Neil Jordan" w:date="2024-12-15T23:08:00Z">
        <w:r w:rsidR="4690EC8C">
          <w:t>.</w:t>
        </w:r>
      </w:ins>
      <w:del w:id="107" w:author="Neil Jordan" w:date="2024-12-15T23:08:00Z">
        <w:r w:rsidR="00F20E62" w:rsidDel="63A71A18">
          <w:delText>, and t</w:delText>
        </w:r>
      </w:del>
      <w:ins w:id="108" w:author="Neil Jordan" w:date="2024-12-15T23:08:00Z">
        <w:r w:rsidR="440F3799">
          <w:t>T</w:t>
        </w:r>
      </w:ins>
      <w:r w:rsidR="63A71A18">
        <w:t>his report describes the methodology and examines the results of these surveys</w:t>
      </w:r>
      <w:ins w:id="109" w:author="Neil Jordan" w:date="2024-12-15T23:09:00Z">
        <w:r w:rsidR="0ED1EBF1">
          <w:t xml:space="preserve">, including a </w:t>
        </w:r>
        <w:proofErr w:type="spellStart"/>
        <w:r w:rsidR="0ED1EBF1">
          <w:t>comparision</w:t>
        </w:r>
        <w:proofErr w:type="spellEnd"/>
        <w:r w:rsidR="0ED1EBF1">
          <w:t xml:space="preserve"> to the first year (2023)</w:t>
        </w:r>
      </w:ins>
      <w:r w:rsidR="63A71A18">
        <w:t>.</w:t>
      </w:r>
      <w:commentRangeEnd w:id="6"/>
      <w:r w:rsidR="00F20E62">
        <w:rPr>
          <w:rStyle w:val="CommentReference"/>
        </w:rPr>
        <w:commentReference w:id="6"/>
      </w:r>
    </w:p>
    <w:p w14:paraId="0E63C97F" w14:textId="5ACF9D7E" w:rsidR="00BD3FF4" w:rsidRDefault="00BD3FF4" w:rsidP="00BD3FF4">
      <w:pPr>
        <w:pStyle w:val="Heading1"/>
      </w:pPr>
      <w:bookmarkStart w:id="110" w:name="_Toc183522433"/>
      <w:r>
        <w:t>Methods</w:t>
      </w:r>
      <w:bookmarkEnd w:id="110"/>
    </w:p>
    <w:p w14:paraId="66801CDB" w14:textId="2BA6F7DE" w:rsidR="00BD3FF4" w:rsidRDefault="00BD3FF4" w:rsidP="00BD3FF4">
      <w:pPr>
        <w:pStyle w:val="Heading2"/>
      </w:pPr>
      <w:bookmarkStart w:id="111" w:name="_Toc183522434"/>
      <w:r>
        <w:t>Rainfall, flow</w:t>
      </w:r>
      <w:r w:rsidR="00BF341D">
        <w:t>, and flooding</w:t>
      </w:r>
      <w:bookmarkEnd w:id="111"/>
    </w:p>
    <w:p w14:paraId="227E62A8" w14:textId="0C397699" w:rsidR="00EC2003" w:rsidRPr="00EC2003" w:rsidRDefault="7E30A27B" w:rsidP="00CA3723">
      <w:pPr>
        <w:spacing w:after="0" w:line="360" w:lineRule="auto"/>
        <w:jc w:val="both"/>
      </w:pPr>
      <w:r w:rsidRPr="005C171E">
        <w:rPr>
          <w:rFonts w:eastAsia="Times New Roman"/>
          <w:color w:val="0D0D0D"/>
          <w:kern w:val="0"/>
          <w:bdr w:val="none" w:sz="0" w:space="0" w:color="auto" w:frame="1"/>
          <w:shd w:val="clear" w:color="auto" w:fill="FFFFFF"/>
          <w:lang w:eastAsia="en-AU"/>
          <w14:ligatures w14:val="none"/>
        </w:rPr>
        <w:t>We</w:t>
      </w:r>
      <w:r>
        <w:rPr>
          <w:lang w:eastAsia="en-US"/>
        </w:rPr>
        <w:t xml:space="preserve"> obtained rainfall, flooding, and flow data for the </w:t>
      </w:r>
      <w:r w:rsidR="79E6F654">
        <w:rPr>
          <w:lang w:eastAsia="en-US"/>
        </w:rPr>
        <w:t xml:space="preserve">entire Okavango Delta and </w:t>
      </w:r>
      <w:del w:id="112" w:author="Neil Jordan" w:date="2024-12-15T23:09:00Z">
        <w:r w:rsidR="00A11878" w:rsidRPr="2B14FE2C" w:rsidDel="5966567F">
          <w:rPr>
            <w:lang w:eastAsia="en-US"/>
          </w:rPr>
          <w:delText xml:space="preserve">also </w:delText>
        </w:r>
        <w:r w:rsidR="00A11878" w:rsidRPr="2B14FE2C" w:rsidDel="79E6F654">
          <w:rPr>
            <w:lang w:eastAsia="en-US"/>
          </w:rPr>
          <w:delText xml:space="preserve">for </w:delText>
        </w:r>
      </w:del>
      <w:del w:id="113" w:author="Neil Jordan" w:date="2024-12-15T23:10:00Z">
        <w:r w:rsidR="00A11878" w:rsidRPr="2B14FE2C" w:rsidDel="79E6F654">
          <w:rPr>
            <w:lang w:eastAsia="en-US"/>
          </w:rPr>
          <w:delText>Khwai Private Reserve</w:delText>
        </w:r>
      </w:del>
      <w:ins w:id="114" w:author="Neil Jordan" w:date="2024-12-15T23:10:00Z">
        <w:r w:rsidR="4B8056A4" w:rsidRPr="007C5F54">
          <w:rPr>
            <w:lang w:eastAsia="en-US"/>
          </w:rPr>
          <w:t>KPR</w:t>
        </w:r>
      </w:ins>
      <w:r w:rsidR="5966567F">
        <w:rPr>
          <w:lang w:eastAsia="en-US"/>
        </w:rPr>
        <w:t xml:space="preserve">. </w:t>
      </w:r>
      <w:r w:rsidR="0E4EADC9">
        <w:rPr>
          <w:rFonts w:eastAsia="Times New Roman"/>
          <w:color w:val="0D0D0D"/>
          <w:kern w:val="0"/>
          <w:bdr w:val="none" w:sz="0" w:space="0" w:color="auto" w:frame="1"/>
          <w:shd w:val="clear" w:color="auto" w:fill="FFFFFF"/>
          <w:lang w:eastAsia="en-AU"/>
          <w14:ligatures w14:val="none"/>
        </w:rPr>
        <w:t>A</w:t>
      </w:r>
      <w:r w:rsidR="0E4EADC9" w:rsidRPr="00613E9D">
        <w:rPr>
          <w:rFonts w:eastAsia="Times New Roman"/>
          <w:color w:val="0D0D0D"/>
          <w:kern w:val="0"/>
          <w:bdr w:val="none" w:sz="0" w:space="0" w:color="auto" w:frame="1"/>
          <w:shd w:val="clear" w:color="auto" w:fill="FFFFFF"/>
          <w:lang w:eastAsia="en-AU"/>
          <w14:ligatures w14:val="none"/>
        </w:rPr>
        <w:t>nnual cumulative precipitation for the Okavango Delta was determined using the Climate Hazards Group InfraRed Precipitation with Station data (CHIRPS)</w:t>
      </w:r>
      <w:r w:rsidR="0E4EADC9">
        <w:rPr>
          <w:rFonts w:eastAsia="Times New Roman"/>
          <w:color w:val="0D0D0D"/>
          <w:kern w:val="0"/>
          <w:bdr w:val="none" w:sz="0" w:space="0" w:color="auto" w:frame="1"/>
          <w:shd w:val="clear" w:color="auto" w:fill="FFFFFF"/>
          <w:lang w:eastAsia="en-AU"/>
          <w14:ligatures w14:val="none"/>
        </w:rPr>
        <w:t xml:space="preserve"> </w:t>
      </w:r>
      <w:r w:rsidR="0012743C">
        <w:rPr>
          <w:rFonts w:eastAsia="Times New Roman"/>
          <w:color w:val="0D0D0D"/>
          <w:kern w:val="0"/>
          <w:bdr w:val="none" w:sz="0" w:space="0" w:color="auto" w:frame="1"/>
          <w:shd w:val="clear" w:color="auto" w:fill="FFFFFF"/>
          <w:lang w:eastAsia="en-AU"/>
          <w14:ligatures w14:val="none"/>
        </w:rPr>
        <w:fldChar w:fldCharType="begin">
          <w:fldData xml:space="preserve">PEVuZE5vdGU+PENpdGU+PEF1dGhvcj5NdXRob25pPC9BdXRob3I+PFllYXI+MjAxOTwvWWVhcj48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</w:fldData>
        </w:fldChar>
      </w:r>
      <w:r w:rsidR="0012743C">
        <w:rPr>
          <w:rFonts w:eastAsia="Times New Roman"/>
          <w:color w:val="0D0D0D"/>
          <w:kern w:val="0"/>
          <w:bdr w:val="none" w:sz="0" w:space="0" w:color="auto" w:frame="1"/>
          <w:shd w:val="clear" w:color="auto" w:fill="FFFFFF"/>
          <w:lang w:eastAsia="en-AU"/>
          <w14:ligatures w14:val="none"/>
        </w:rPr>
        <w:instrText xml:space="preserve"> ADDIN EN.CITE </w:instrText>
      </w:r>
      <w:r w:rsidR="0012743C">
        <w:rPr>
          <w:rFonts w:eastAsia="Times New Roman"/>
          <w:color w:val="0D0D0D"/>
          <w:kern w:val="0"/>
          <w:bdr w:val="none" w:sz="0" w:space="0" w:color="auto" w:frame="1"/>
          <w:shd w:val="clear" w:color="auto" w:fill="FFFFFF"/>
          <w:lang w:eastAsia="en-AU"/>
          <w14:ligatures w14:val="none"/>
        </w:rPr>
        <w:fldChar w:fldCharType="begin">
          <w:fldData xml:space="preserve">PEVuZE5vdGU+PENpdGU+PEF1dGhvcj5NdXRob25pPC9BdXRob3I+PFllYXI+MjAxOTwvWWVhcj48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</w:fldData>
        </w:fldChar>
      </w:r>
      <w:r w:rsidR="0012743C">
        <w:rPr>
          <w:rFonts w:eastAsia="Times New Roman"/>
          <w:color w:val="0D0D0D"/>
          <w:kern w:val="0"/>
          <w:bdr w:val="none" w:sz="0" w:space="0" w:color="auto" w:frame="1"/>
          <w:shd w:val="clear" w:color="auto" w:fill="FFFFFF"/>
          <w:lang w:eastAsia="en-AU"/>
          <w14:ligatures w14:val="none"/>
        </w:rPr>
        <w:instrText xml:space="preserve"> ADDIN EN.CITE.DATA </w:instrText>
      </w:r>
      <w:r w:rsidR="0012743C">
        <w:rPr>
          <w:rFonts w:eastAsia="Times New Roman"/>
          <w:color w:val="0D0D0D"/>
          <w:kern w:val="0"/>
          <w:bdr w:val="none" w:sz="0" w:space="0" w:color="auto" w:frame="1"/>
          <w:shd w:val="clear" w:color="auto" w:fill="FFFFFF"/>
          <w:lang w:eastAsia="en-AU"/>
          <w14:ligatures w14:val="none"/>
        </w:rPr>
      </w:r>
      <w:r w:rsidR="0012743C">
        <w:rPr>
          <w:rFonts w:eastAsia="Times New Roman"/>
          <w:color w:val="0D0D0D"/>
          <w:kern w:val="0"/>
          <w:bdr w:val="none" w:sz="0" w:space="0" w:color="auto" w:frame="1"/>
          <w:shd w:val="clear" w:color="auto" w:fill="FFFFFF"/>
          <w:lang w:eastAsia="en-AU"/>
          <w14:ligatures w14:val="none"/>
        </w:rPr>
        <w:fldChar w:fldCharType="end"/>
      </w:r>
      <w:r w:rsidR="0012743C">
        <w:rPr>
          <w:rFonts w:eastAsia="Times New Roman"/>
          <w:color w:val="0D0D0D"/>
          <w:kern w:val="0"/>
          <w:bdr w:val="none" w:sz="0" w:space="0" w:color="auto" w:frame="1"/>
          <w:shd w:val="clear" w:color="auto" w:fill="FFFFFF"/>
          <w:lang w:eastAsia="en-AU"/>
          <w14:ligatures w14:val="none"/>
        </w:rPr>
      </w:r>
      <w:r w:rsidR="0012743C">
        <w:rPr>
          <w:rFonts w:eastAsia="Times New Roman"/>
          <w:color w:val="0D0D0D"/>
          <w:kern w:val="0"/>
          <w:bdr w:val="none" w:sz="0" w:space="0" w:color="auto" w:frame="1"/>
          <w:shd w:val="clear" w:color="auto" w:fill="FFFFFF"/>
          <w:lang w:eastAsia="en-AU"/>
          <w14:ligatures w14:val="none"/>
        </w:rPr>
        <w:fldChar w:fldCharType="separate"/>
      </w:r>
      <w:r w:rsidR="0E4EADC9">
        <w:rPr>
          <w:rFonts w:eastAsia="Times New Roman"/>
          <w:noProof/>
          <w:color w:val="0D0D0D"/>
          <w:kern w:val="0"/>
          <w:bdr w:val="none" w:sz="0" w:space="0" w:color="auto" w:frame="1"/>
          <w:shd w:val="clear" w:color="auto" w:fill="FFFFFF"/>
          <w:lang w:eastAsia="en-AU"/>
          <w14:ligatures w14:val="none"/>
        </w:rPr>
        <w:t xml:space="preserve">(Muthoni et al. 2019, Shen </w:t>
      </w:r>
      <w:r w:rsidR="0E4EADC9">
        <w:rPr>
          <w:rFonts w:eastAsia="Times New Roman"/>
          <w:noProof/>
          <w:color w:val="0D0D0D"/>
          <w:kern w:val="0"/>
          <w:bdr w:val="none" w:sz="0" w:space="0" w:color="auto" w:frame="1"/>
          <w:shd w:val="clear" w:color="auto" w:fill="FFFFFF"/>
          <w:lang w:eastAsia="en-AU"/>
          <w14:ligatures w14:val="none"/>
        </w:rPr>
        <w:lastRenderedPageBreak/>
        <w:t>et al. 2020)</w:t>
      </w:r>
      <w:r w:rsidR="0012743C">
        <w:rPr>
          <w:rFonts w:eastAsia="Times New Roman"/>
          <w:color w:val="0D0D0D"/>
          <w:kern w:val="0"/>
          <w:bdr w:val="none" w:sz="0" w:space="0" w:color="auto" w:frame="1"/>
          <w:shd w:val="clear" w:color="auto" w:fill="FFFFFF"/>
          <w:lang w:eastAsia="en-AU"/>
          <w14:ligatures w14:val="none"/>
        </w:rPr>
        <w:fldChar w:fldCharType="end"/>
      </w:r>
      <w:r w:rsidR="3DACB776">
        <w:rPr>
          <w:rFonts w:eastAsia="Times New Roman"/>
          <w:color w:val="0D0D0D"/>
          <w:kern w:val="0"/>
          <w:bdr w:val="none" w:sz="0" w:space="0" w:color="auto" w:frame="1"/>
          <w:shd w:val="clear" w:color="auto" w:fill="FFFFFF"/>
          <w:lang w:eastAsia="en-AU"/>
          <w14:ligatures w14:val="none"/>
        </w:rPr>
        <w:t xml:space="preserve">, which combines satellite imagery and ground station data </w:t>
      </w:r>
      <w:r w:rsidR="270EA051">
        <w:rPr>
          <w:rFonts w:eastAsia="Times New Roman"/>
          <w:color w:val="0D0D0D"/>
          <w:kern w:val="0"/>
          <w:bdr w:val="none" w:sz="0" w:space="0" w:color="auto" w:frame="1"/>
          <w:shd w:val="clear" w:color="auto" w:fill="FFFFFF"/>
          <w:lang w:eastAsia="en-AU"/>
          <w14:ligatures w14:val="none"/>
        </w:rPr>
        <w:t xml:space="preserve">to create a rainfall time series with a resolution of </w:t>
      </w:r>
      <w:r w:rsidR="270EA051" w:rsidRPr="005F4F56">
        <w:rPr>
          <w:rFonts w:eastAsia="Times New Roman"/>
          <w:color w:val="0D0D0D"/>
          <w:kern w:val="0"/>
          <w:bdr w:val="none" w:sz="0" w:space="0" w:color="auto" w:frame="1"/>
          <w:shd w:val="clear" w:color="auto" w:fill="FFFFFF"/>
          <w:lang w:eastAsia="en-AU"/>
          <w14:ligatures w14:val="none"/>
        </w:rPr>
        <w:t>0.05°</w:t>
      </w:r>
      <w:r w:rsidR="270EA051">
        <w:rPr>
          <w:rFonts w:eastAsia="Times New Roman"/>
          <w:color w:val="0D0D0D"/>
          <w:kern w:val="0"/>
          <w:bdr w:val="none" w:sz="0" w:space="0" w:color="auto" w:frame="1"/>
          <w:shd w:val="clear" w:color="auto" w:fill="FFFFFF"/>
          <w:lang w:eastAsia="en-AU"/>
          <w14:ligatures w14:val="none"/>
        </w:rPr>
        <w:t xml:space="preserve"> from 1980</w:t>
      </w:r>
      <w:r w:rsidR="1E652D0D">
        <w:rPr>
          <w:rFonts w:eastAsia="Times New Roman"/>
          <w:color w:val="0D0D0D"/>
          <w:kern w:val="0"/>
          <w:bdr w:val="none" w:sz="0" w:space="0" w:color="auto" w:frame="1"/>
          <w:shd w:val="clear" w:color="auto" w:fill="FFFFFF"/>
          <w:lang w:eastAsia="en-AU"/>
          <w14:ligatures w14:val="none"/>
        </w:rPr>
        <w:t xml:space="preserve">-2024. </w:t>
      </w:r>
      <w:r w:rsidR="6F13BC5C">
        <w:t xml:space="preserve">We obtained water level data for the Okavango River at </w:t>
      </w:r>
      <w:commentRangeStart w:id="115"/>
      <w:proofErr w:type="spellStart"/>
      <w:r w:rsidR="30509649" w:rsidRPr="009F2398">
        <w:t>Mohembo</w:t>
      </w:r>
      <w:proofErr w:type="spellEnd"/>
      <w:r w:rsidR="30509649" w:rsidRPr="009F2398">
        <w:t xml:space="preserve"> </w:t>
      </w:r>
      <w:commentRangeEnd w:id="115"/>
      <w:r w:rsidR="00497B72">
        <w:rPr>
          <w:rStyle w:val="CommentReference"/>
        </w:rPr>
        <w:commentReference w:id="115"/>
      </w:r>
      <w:r w:rsidR="6F13BC5C">
        <w:t>to track recent (2018-2024) monthly and annual flow pulses to the Okavango Delta.</w:t>
      </w:r>
      <w:r w:rsidR="36CB268E" w:rsidRPr="00B65C3D">
        <w:t xml:space="preserve"> </w:t>
      </w:r>
      <w:r w:rsidR="36CB268E">
        <w:t>We also estimated m</w:t>
      </w:r>
      <w:r w:rsidR="36CB268E" w:rsidRPr="00683014">
        <w:rPr>
          <w:color w:val="000000"/>
          <w:shd w:val="clear" w:color="auto" w:fill="FFFFFF"/>
        </w:rPr>
        <w:t xml:space="preserve">aximum </w:t>
      </w:r>
      <w:r w:rsidR="36CB268E">
        <w:rPr>
          <w:color w:val="000000"/>
          <w:shd w:val="clear" w:color="auto" w:fill="FFFFFF"/>
        </w:rPr>
        <w:t>annual</w:t>
      </w:r>
      <w:r w:rsidR="08AA31E0">
        <w:rPr>
          <w:color w:val="000000"/>
          <w:shd w:val="clear" w:color="auto" w:fill="FFFFFF"/>
        </w:rPr>
        <w:t xml:space="preserve"> </w:t>
      </w:r>
      <w:r w:rsidR="517AF0C2">
        <w:rPr>
          <w:color w:val="000000"/>
          <w:shd w:val="clear" w:color="auto" w:fill="FFFFFF"/>
        </w:rPr>
        <w:t>(</w:t>
      </w:r>
      <w:r w:rsidR="517AF0C2" w:rsidRPr="00281AAC">
        <w:rPr>
          <w:color w:val="000000"/>
          <w:shd w:val="clear" w:color="auto" w:fill="FFFFFF"/>
        </w:rPr>
        <w:t>1988-</w:t>
      </w:r>
      <w:r w:rsidR="517AF0C2" w:rsidRPr="00281AAC">
        <w:rPr>
          <w:color w:val="000000"/>
          <w:highlight w:val="yellow"/>
          <w:shd w:val="clear" w:color="auto" w:fill="FFFFFF"/>
        </w:rPr>
        <w:t>2024</w:t>
      </w:r>
      <w:r w:rsidR="517AF0C2">
        <w:rPr>
          <w:color w:val="000000"/>
          <w:shd w:val="clear" w:color="auto" w:fill="FFFFFF"/>
        </w:rPr>
        <w:t>)</w:t>
      </w:r>
      <w:r w:rsidR="36CB268E">
        <w:rPr>
          <w:color w:val="000000"/>
          <w:shd w:val="clear" w:color="auto" w:fill="FFFFFF"/>
        </w:rPr>
        <w:t xml:space="preserve"> </w:t>
      </w:r>
      <w:r w:rsidR="36CB268E" w:rsidRPr="00683014">
        <w:rPr>
          <w:color w:val="000000"/>
          <w:shd w:val="clear" w:color="auto" w:fill="FFFFFF"/>
        </w:rPr>
        <w:t>inundation extent (July-September)</w:t>
      </w:r>
      <w:r w:rsidR="36CB268E">
        <w:rPr>
          <w:color w:val="000000"/>
          <w:shd w:val="clear" w:color="auto" w:fill="FFFFFF"/>
        </w:rPr>
        <w:t xml:space="preserve"> when flooding was most widespread, </w:t>
      </w:r>
      <w:r w:rsidR="36CB268E" w:rsidRPr="00683014">
        <w:rPr>
          <w:color w:val="000000"/>
          <w:shd w:val="clear" w:color="auto" w:fill="FFFFFF"/>
        </w:rPr>
        <w:t xml:space="preserve">across the Okavango Delta study area using Landsat 5,7 and 8 rasters, based on a </w:t>
      </w:r>
      <w:r w:rsidR="1F25AC2D" w:rsidRPr="00683014">
        <w:rPr>
          <w:color w:val="000000"/>
          <w:shd w:val="clear" w:color="auto" w:fill="FFFFFF"/>
        </w:rPr>
        <w:t>short-wave</w:t>
      </w:r>
      <w:r w:rsidR="36CB268E" w:rsidRPr="00683014">
        <w:rPr>
          <w:color w:val="000000"/>
          <w:shd w:val="clear" w:color="auto" w:fill="FFFFFF"/>
        </w:rPr>
        <w:t xml:space="preserve"> infrared threshold, as developed by </w:t>
      </w:r>
      <w:r w:rsidR="36CB268E" w:rsidRPr="00B65C3D">
        <w:rPr>
          <w:color w:val="000000"/>
          <w:highlight w:val="yellow"/>
          <w:shd w:val="clear" w:color="auto" w:fill="FFFFFF"/>
        </w:rPr>
        <w:t>Inman and Lyons (2020</w:t>
      </w:r>
      <w:r w:rsidR="36CB268E" w:rsidRPr="00683014">
        <w:rPr>
          <w:color w:val="000000"/>
          <w:shd w:val="clear" w:color="auto" w:fill="FFFFFF"/>
        </w:rPr>
        <w:t>)</w:t>
      </w:r>
      <w:r w:rsidR="36CB268E">
        <w:rPr>
          <w:color w:val="000000"/>
          <w:shd w:val="clear" w:color="auto" w:fill="FFFFFF"/>
        </w:rPr>
        <w:t>.</w:t>
      </w:r>
    </w:p>
    <w:p w14:paraId="45334174" w14:textId="03A08AC3" w:rsidR="003266B0" w:rsidRDefault="00BF341D" w:rsidP="00F51FE7">
      <w:pPr>
        <w:pStyle w:val="Heading2"/>
      </w:pPr>
      <w:bookmarkStart w:id="116" w:name="_Toc183522435"/>
      <w:r>
        <w:t>Broad-based bird surveys</w:t>
      </w:r>
      <w:bookmarkEnd w:id="116"/>
    </w:p>
    <w:p w14:paraId="06BD486F" w14:textId="62986EE9" w:rsidR="00F51FE7" w:rsidRPr="00F51FE7" w:rsidRDefault="18CD12BD" w:rsidP="00804B71">
      <w:pPr>
        <w:spacing w:line="360" w:lineRule="auto"/>
        <w:rPr>
          <w:ins w:id="117" w:author="Neil Jordan" w:date="2024-12-15T23:13:00Z" w16du:dateUtc="2024-12-15T23:13:42Z"/>
          <w:lang w:eastAsia="en-US"/>
        </w:rPr>
      </w:pPr>
      <w:r w:rsidRPr="2B14FE2C">
        <w:rPr>
          <w:lang w:eastAsia="en-US"/>
        </w:rPr>
        <w:t>eB</w:t>
      </w:r>
      <w:r w:rsidR="6AA14DDF" w:rsidRPr="2B14FE2C">
        <w:rPr>
          <w:lang w:eastAsia="en-US"/>
        </w:rPr>
        <w:t>ird is a global citizen s</w:t>
      </w:r>
      <w:r w:rsidRPr="2B14FE2C">
        <w:rPr>
          <w:lang w:eastAsia="en-US"/>
        </w:rPr>
        <w:t xml:space="preserve">cience project that collects data on bird </w:t>
      </w:r>
      <w:r w:rsidR="4FACE605" w:rsidRPr="2B14FE2C">
        <w:rPr>
          <w:lang w:eastAsia="en-US"/>
        </w:rPr>
        <w:t>communities, comprising one of the largest biodiversity projects in the world (</w:t>
      </w:r>
      <w:r w:rsidR="4FACE605" w:rsidRPr="2B14FE2C">
        <w:rPr>
          <w:highlight w:val="yellow"/>
          <w:lang w:eastAsia="en-US"/>
          <w:rPrChange w:id="118" w:author="Neil Jordan" w:date="2024-12-15T23:10:00Z">
            <w:rPr>
              <w:lang w:eastAsia="en-US"/>
            </w:rPr>
          </w:rPrChange>
        </w:rPr>
        <w:t>CITE</w:t>
      </w:r>
      <w:r w:rsidR="4FACE605" w:rsidRPr="2B14FE2C">
        <w:rPr>
          <w:lang w:eastAsia="en-US"/>
        </w:rPr>
        <w:t xml:space="preserve">). </w:t>
      </w:r>
      <w:r w:rsidR="0B91A886" w:rsidRPr="2B14FE2C">
        <w:rPr>
          <w:lang w:eastAsia="en-US"/>
        </w:rPr>
        <w:t xml:space="preserve">We recorded eBird observations </w:t>
      </w:r>
      <w:r w:rsidR="4D2464BD" w:rsidRPr="2B14FE2C">
        <w:rPr>
          <w:lang w:eastAsia="en-US"/>
        </w:rPr>
        <w:t>(</w:t>
      </w:r>
      <w:r w:rsidR="4D2464BD" w:rsidRPr="2B14FE2C">
        <w:rPr>
          <w:highlight w:val="yellow"/>
          <w:lang w:eastAsia="en-US"/>
          <w:rPrChange w:id="119" w:author="Neil Jordan" w:date="2024-12-15T23:10:00Z">
            <w:rPr>
              <w:lang w:eastAsia="en-US"/>
            </w:rPr>
          </w:rPrChange>
        </w:rPr>
        <w:t>CITE</w:t>
      </w:r>
      <w:r w:rsidR="4D2464BD" w:rsidRPr="2B14FE2C">
        <w:rPr>
          <w:lang w:eastAsia="en-US"/>
        </w:rPr>
        <w:t xml:space="preserve">) </w:t>
      </w:r>
      <w:r w:rsidR="0B91A886" w:rsidRPr="2B14FE2C">
        <w:rPr>
          <w:lang w:eastAsia="en-US"/>
        </w:rPr>
        <w:t xml:space="preserve">while </w:t>
      </w:r>
      <w:del w:id="120" w:author="Neil Jordan" w:date="2024-12-15T23:10:00Z">
        <w:r w:rsidR="00F36DE4" w:rsidRPr="2B14FE2C" w:rsidDel="0B91A886">
          <w:rPr>
            <w:lang w:eastAsia="en-US"/>
          </w:rPr>
          <w:delText xml:space="preserve">we were </w:delText>
        </w:r>
      </w:del>
      <w:r w:rsidR="0B91A886" w:rsidRPr="2B14FE2C">
        <w:rPr>
          <w:lang w:eastAsia="en-US"/>
        </w:rPr>
        <w:t xml:space="preserve">at </w:t>
      </w:r>
      <w:del w:id="121" w:author="Neil Jordan" w:date="2024-12-15T23:10:00Z">
        <w:r w:rsidR="00F36DE4" w:rsidRPr="2B14FE2C" w:rsidDel="3CECB66C">
          <w:rPr>
            <w:lang w:eastAsia="en-US"/>
          </w:rPr>
          <w:delText>Khwai Reserve</w:delText>
        </w:r>
      </w:del>
      <w:ins w:id="122" w:author="Neil Jordan" w:date="2024-12-15T23:10:00Z">
        <w:r w:rsidR="0996F6DD" w:rsidRPr="2B14FE2C">
          <w:rPr>
            <w:lang w:eastAsia="en-US"/>
          </w:rPr>
          <w:t>KPR</w:t>
        </w:r>
      </w:ins>
      <w:r w:rsidR="545DE5CB" w:rsidRPr="2B14FE2C">
        <w:rPr>
          <w:lang w:eastAsia="en-US"/>
        </w:rPr>
        <w:t xml:space="preserve">, both at camp and </w:t>
      </w:r>
      <w:r w:rsidR="5A95B084" w:rsidRPr="2B14FE2C">
        <w:rPr>
          <w:lang w:eastAsia="en-US"/>
        </w:rPr>
        <w:t xml:space="preserve">during surveys. </w:t>
      </w:r>
      <w:r w:rsidR="020EC280" w:rsidRPr="2B14FE2C">
        <w:rPr>
          <w:lang w:eastAsia="en-US"/>
        </w:rPr>
        <w:t xml:space="preserve">Each day, </w:t>
      </w:r>
      <w:r w:rsidR="3955332E" w:rsidRPr="2B14FE2C">
        <w:rPr>
          <w:lang w:eastAsia="en-US"/>
        </w:rPr>
        <w:t>one individual</w:t>
      </w:r>
      <w:r w:rsidR="020EC280" w:rsidRPr="2B14FE2C">
        <w:rPr>
          <w:lang w:eastAsia="en-US"/>
        </w:rPr>
        <w:t xml:space="preserve"> recorded </w:t>
      </w:r>
      <w:ins w:id="123" w:author="Neil Jordan" w:date="2024-12-15T23:11:00Z">
        <w:r w:rsidR="69299EEC" w:rsidRPr="2B14FE2C">
          <w:rPr>
            <w:lang w:eastAsia="en-US"/>
          </w:rPr>
          <w:t xml:space="preserve">the identities </w:t>
        </w:r>
      </w:ins>
      <w:del w:id="124" w:author="Neil Jordan" w:date="2024-12-15T23:11:00Z">
        <w:r w:rsidR="00F36DE4" w:rsidRPr="2B14FE2C" w:rsidDel="020EC280">
          <w:rPr>
            <w:lang w:eastAsia="en-US"/>
          </w:rPr>
          <w:delText xml:space="preserve">species observed and </w:delText>
        </w:r>
        <w:r w:rsidR="00F36DE4" w:rsidRPr="2B14FE2C" w:rsidDel="45AD03C5">
          <w:rPr>
            <w:lang w:eastAsia="en-US"/>
          </w:rPr>
          <w:delText>the number</w:delText>
        </w:r>
      </w:del>
      <w:ins w:id="125" w:author="Neil Jordan" w:date="2024-12-15T23:11:00Z">
        <w:r w:rsidR="530DFC5B" w:rsidRPr="2B14FE2C">
          <w:rPr>
            <w:lang w:eastAsia="en-US"/>
          </w:rPr>
          <w:t>and count</w:t>
        </w:r>
      </w:ins>
      <w:r w:rsidR="45AD03C5" w:rsidRPr="2B14FE2C">
        <w:rPr>
          <w:lang w:eastAsia="en-US"/>
        </w:rPr>
        <w:t xml:space="preserve"> of each species</w:t>
      </w:r>
      <w:ins w:id="126" w:author="Neil Jordan" w:date="2024-12-15T23:11:00Z">
        <w:r w:rsidR="2589B0D7" w:rsidRPr="2B14FE2C">
          <w:rPr>
            <w:lang w:eastAsia="en-US"/>
          </w:rPr>
          <w:t xml:space="preserve"> observed</w:t>
        </w:r>
      </w:ins>
      <w:r w:rsidR="45AD03C5" w:rsidRPr="2B14FE2C">
        <w:rPr>
          <w:lang w:eastAsia="en-US"/>
        </w:rPr>
        <w:t xml:space="preserve">, </w:t>
      </w:r>
      <w:r w:rsidR="3955332E" w:rsidRPr="2B14FE2C">
        <w:rPr>
          <w:lang w:eastAsia="en-US"/>
        </w:rPr>
        <w:t>including terrestrial and waterbird species. The location and time of each observation was also recorded</w:t>
      </w:r>
      <w:r w:rsidR="4D2464BD" w:rsidRPr="2B14FE2C">
        <w:rPr>
          <w:lang w:eastAsia="en-US"/>
        </w:rPr>
        <w:t xml:space="preserve">. </w:t>
      </w:r>
      <w:r w:rsidR="5B2D5543" w:rsidRPr="2B14FE2C">
        <w:rPr>
          <w:lang w:eastAsia="en-US"/>
        </w:rPr>
        <w:t xml:space="preserve">The </w:t>
      </w:r>
      <w:r w:rsidR="3768087D" w:rsidRPr="2B14FE2C">
        <w:rPr>
          <w:lang w:eastAsia="en-US"/>
        </w:rPr>
        <w:t>final</w:t>
      </w:r>
      <w:r w:rsidR="6F0B85B3" w:rsidRPr="2B14FE2C">
        <w:rPr>
          <w:lang w:eastAsia="en-US"/>
        </w:rPr>
        <w:t xml:space="preserve"> eBird list </w:t>
      </w:r>
      <w:del w:id="127" w:author="Neil Jordan" w:date="2024-12-15T23:12:00Z">
        <w:r w:rsidR="00F36DE4" w:rsidRPr="2B14FE2C" w:rsidDel="6F0B85B3">
          <w:rPr>
            <w:lang w:eastAsia="en-US"/>
          </w:rPr>
          <w:delText>provided</w:delText>
        </w:r>
      </w:del>
      <w:ins w:id="128" w:author="Neil Jordan" w:date="2024-12-15T23:12:00Z">
        <w:r w:rsidR="7C8F907A" w:rsidRPr="2B14FE2C">
          <w:rPr>
            <w:lang w:eastAsia="en-US"/>
          </w:rPr>
          <w:t>documents the</w:t>
        </w:r>
      </w:ins>
      <w:r w:rsidR="6F0B85B3" w:rsidRPr="2B14FE2C">
        <w:rPr>
          <w:lang w:eastAsia="en-US"/>
        </w:rPr>
        <w:t xml:space="preserve"> diversity and abundance of all </w:t>
      </w:r>
      <w:r w:rsidR="3768087D" w:rsidRPr="2B14FE2C">
        <w:rPr>
          <w:lang w:eastAsia="en-US"/>
        </w:rPr>
        <w:t xml:space="preserve">bird </w:t>
      </w:r>
      <w:r w:rsidR="6F0B85B3" w:rsidRPr="2B14FE2C">
        <w:rPr>
          <w:lang w:eastAsia="en-US"/>
        </w:rPr>
        <w:t xml:space="preserve">species observed </w:t>
      </w:r>
      <w:ins w:id="129" w:author="Neil Jordan" w:date="2024-12-15T23:12:00Z">
        <w:r w:rsidR="61568A6B" w:rsidRPr="2B14FE2C">
          <w:rPr>
            <w:lang w:eastAsia="en-US"/>
          </w:rPr>
          <w:t xml:space="preserve">on KPR during the trip, </w:t>
        </w:r>
      </w:ins>
      <w:del w:id="130" w:author="Neil Jordan" w:date="2024-12-15T23:12:00Z">
        <w:r w:rsidR="00F36DE4" w:rsidRPr="2B14FE2C" w:rsidDel="6F0B85B3">
          <w:rPr>
            <w:lang w:eastAsia="en-US"/>
          </w:rPr>
          <w:delText>in K</w:delText>
        </w:r>
        <w:r w:rsidR="00F36DE4" w:rsidRPr="2B14FE2C" w:rsidDel="3768087D">
          <w:rPr>
            <w:lang w:eastAsia="en-US"/>
          </w:rPr>
          <w:delText>hwai</w:delText>
        </w:r>
      </w:del>
      <w:del w:id="131" w:author="Neil Jordan" w:date="2024-12-15T23:11:00Z">
        <w:r w:rsidR="00F36DE4" w:rsidRPr="2B14FE2C" w:rsidDel="3768087D">
          <w:rPr>
            <w:lang w:eastAsia="en-US"/>
          </w:rPr>
          <w:delText xml:space="preserve"> Reserve</w:delText>
        </w:r>
      </w:del>
      <w:r w:rsidR="3768087D" w:rsidRPr="2B14FE2C">
        <w:rPr>
          <w:lang w:eastAsia="en-US"/>
        </w:rPr>
        <w:t xml:space="preserve"> </w:t>
      </w:r>
      <w:ins w:id="132" w:author="Neil Jordan" w:date="2024-12-15T23:12:00Z">
        <w:r w:rsidR="71B3D3D3" w:rsidRPr="2B14FE2C">
          <w:rPr>
            <w:lang w:eastAsia="en-US"/>
          </w:rPr>
          <w:t xml:space="preserve">including birds detected </w:t>
        </w:r>
      </w:ins>
      <w:r w:rsidR="3768087D" w:rsidRPr="2B14FE2C">
        <w:rPr>
          <w:lang w:eastAsia="en-US"/>
        </w:rPr>
        <w:t xml:space="preserve">during </w:t>
      </w:r>
      <w:ins w:id="133" w:author="Neil Jordan" w:date="2024-12-15T23:13:00Z">
        <w:r w:rsidR="38E47A6D" w:rsidRPr="2B14FE2C">
          <w:rPr>
            <w:lang w:eastAsia="en-US"/>
          </w:rPr>
          <w:t xml:space="preserve">formal </w:t>
        </w:r>
      </w:ins>
      <w:r w:rsidR="3768087D" w:rsidRPr="2B14FE2C">
        <w:rPr>
          <w:lang w:eastAsia="en-US"/>
        </w:rPr>
        <w:t xml:space="preserve">surveys </w:t>
      </w:r>
      <w:ins w:id="134" w:author="Neil Jordan" w:date="2024-12-15T23:13:00Z">
        <w:r w:rsidR="581B7FB4" w:rsidRPr="2B14FE2C">
          <w:rPr>
            <w:lang w:eastAsia="en-US"/>
          </w:rPr>
          <w:t xml:space="preserve">(see below) </w:t>
        </w:r>
      </w:ins>
      <w:r w:rsidR="3768087D" w:rsidRPr="2B14FE2C">
        <w:rPr>
          <w:lang w:eastAsia="en-US"/>
        </w:rPr>
        <w:t xml:space="preserve">and at </w:t>
      </w:r>
      <w:ins w:id="135" w:author="Neil Jordan" w:date="2024-12-15T23:13:00Z">
        <w:r w:rsidR="1B709832" w:rsidRPr="2B14FE2C">
          <w:rPr>
            <w:lang w:eastAsia="en-US"/>
          </w:rPr>
          <w:t xml:space="preserve">other times while present in </w:t>
        </w:r>
      </w:ins>
      <w:del w:id="136" w:author="Neil Jordan" w:date="2024-12-15T23:13:00Z">
        <w:r w:rsidR="00F36DE4" w:rsidRPr="2B14FE2C" w:rsidDel="3768087D">
          <w:rPr>
            <w:lang w:eastAsia="en-US"/>
          </w:rPr>
          <w:delText>camp</w:delText>
        </w:r>
      </w:del>
      <w:ins w:id="137" w:author="Neil Jordan" w:date="2024-12-15T23:13:00Z">
        <w:r w:rsidR="51612478" w:rsidRPr="2B14FE2C">
          <w:rPr>
            <w:lang w:eastAsia="en-US"/>
          </w:rPr>
          <w:t>KPR</w:t>
        </w:r>
      </w:ins>
      <w:r w:rsidR="3768087D" w:rsidRPr="2B14FE2C">
        <w:rPr>
          <w:lang w:eastAsia="en-US"/>
        </w:rPr>
        <w:t xml:space="preserve">. </w:t>
      </w:r>
    </w:p>
    <w:p w14:paraId="4DDEEDBE" w14:textId="1E9A11BC" w:rsidR="2B14FE2C" w:rsidRDefault="2B14FE2C" w:rsidP="2B14FE2C">
      <w:pPr>
        <w:spacing w:line="360" w:lineRule="auto"/>
        <w:rPr>
          <w:lang w:eastAsia="en-US"/>
        </w:rPr>
      </w:pPr>
    </w:p>
    <w:p w14:paraId="102534D9" w14:textId="68BE3ACA" w:rsidR="00BF341D" w:rsidRDefault="00BF341D" w:rsidP="00BF341D">
      <w:pPr>
        <w:pStyle w:val="Heading2"/>
      </w:pPr>
      <w:bookmarkStart w:id="138" w:name="_Toc183522436"/>
      <w:r>
        <w:t>Waterbird surveys</w:t>
      </w:r>
      <w:bookmarkEnd w:id="138"/>
    </w:p>
    <w:p w14:paraId="1586034D" w14:textId="16C12F70" w:rsidR="002E6914" w:rsidRDefault="359B722E" w:rsidP="002E6914">
      <w:pPr>
        <w:spacing w:line="360" w:lineRule="auto"/>
        <w:rPr>
          <w:lang w:eastAsia="en-US"/>
        </w:rPr>
      </w:pPr>
      <w:r w:rsidRPr="2B14FE2C">
        <w:rPr>
          <w:lang w:eastAsia="en-US"/>
        </w:rPr>
        <w:t>We conducted w</w:t>
      </w:r>
      <w:r w:rsidR="368320DB" w:rsidRPr="2B14FE2C">
        <w:rPr>
          <w:lang w:eastAsia="en-US"/>
        </w:rPr>
        <w:t xml:space="preserve">aterbird surveys </w:t>
      </w:r>
      <w:r w:rsidR="07D97678" w:rsidRPr="2B14FE2C">
        <w:rPr>
          <w:lang w:eastAsia="en-US"/>
        </w:rPr>
        <w:t>on</w:t>
      </w:r>
      <w:r w:rsidR="368320DB" w:rsidRPr="2B14FE2C">
        <w:rPr>
          <w:lang w:eastAsia="en-US"/>
        </w:rPr>
        <w:t xml:space="preserve"> three days </w:t>
      </w:r>
      <w:commentRangeStart w:id="139"/>
      <w:commentRangeStart w:id="140"/>
      <w:r w:rsidR="368320DB" w:rsidRPr="2B14FE2C">
        <w:rPr>
          <w:lang w:eastAsia="en-US"/>
        </w:rPr>
        <w:t>(</w:t>
      </w:r>
      <w:r w:rsidR="75A3EA1B" w:rsidRPr="2B14FE2C">
        <w:rPr>
          <w:lang w:eastAsia="en-US"/>
        </w:rPr>
        <w:t>02-04</w:t>
      </w:r>
      <w:r w:rsidR="3B146997" w:rsidRPr="2B14FE2C">
        <w:rPr>
          <w:lang w:eastAsia="en-US"/>
        </w:rPr>
        <w:t xml:space="preserve"> JUL </w:t>
      </w:r>
      <w:r w:rsidR="75A3EA1B" w:rsidRPr="2B14FE2C">
        <w:rPr>
          <w:lang w:eastAsia="en-US"/>
        </w:rPr>
        <w:t>2024</w:t>
      </w:r>
      <w:commentRangeEnd w:id="139"/>
      <w:r w:rsidR="008F63B6">
        <w:rPr>
          <w:rStyle w:val="CommentReference"/>
        </w:rPr>
        <w:commentReference w:id="139"/>
      </w:r>
      <w:commentRangeEnd w:id="140"/>
      <w:r w:rsidR="00AB4D9C">
        <w:rPr>
          <w:rStyle w:val="CommentReference"/>
        </w:rPr>
        <w:commentReference w:id="140"/>
      </w:r>
      <w:r w:rsidR="3D8DF7DE" w:rsidRPr="2B14FE2C">
        <w:rPr>
          <w:lang w:eastAsia="en-US"/>
        </w:rPr>
        <w:t xml:space="preserve">) </w:t>
      </w:r>
      <w:r w:rsidRPr="2B14FE2C">
        <w:rPr>
          <w:lang w:eastAsia="en-US"/>
        </w:rPr>
        <w:t xml:space="preserve">between </w:t>
      </w:r>
      <w:r w:rsidR="07D97678" w:rsidRPr="2B14FE2C">
        <w:rPr>
          <w:lang w:eastAsia="en-US"/>
        </w:rPr>
        <w:t>11:00 and 15:00, from three points on the floodplain</w:t>
      </w:r>
      <w:r w:rsidR="4C361F4E" w:rsidRPr="2B14FE2C">
        <w:rPr>
          <w:lang w:eastAsia="en-US"/>
        </w:rPr>
        <w:t xml:space="preserve"> (</w:t>
      </w:r>
      <w:r w:rsidR="4C361F4E" w:rsidRPr="2B14FE2C">
        <w:rPr>
          <w:highlight w:val="yellow"/>
          <w:lang w:eastAsia="en-US"/>
        </w:rPr>
        <w:t>Fig x</w:t>
      </w:r>
      <w:r w:rsidR="4C361F4E" w:rsidRPr="2B14FE2C">
        <w:rPr>
          <w:lang w:eastAsia="en-US"/>
        </w:rPr>
        <w:t>)</w:t>
      </w:r>
      <w:r w:rsidR="07D97678" w:rsidRPr="2B14FE2C">
        <w:rPr>
          <w:lang w:eastAsia="en-US"/>
        </w:rPr>
        <w:t xml:space="preserve">. </w:t>
      </w:r>
      <w:r w:rsidR="3FE1290B" w:rsidRPr="2B14FE2C">
        <w:rPr>
          <w:lang w:eastAsia="en-US"/>
        </w:rPr>
        <w:t>Observers identified bird, mammal</w:t>
      </w:r>
      <w:r w:rsidR="5DE00912" w:rsidRPr="2B14FE2C">
        <w:rPr>
          <w:lang w:eastAsia="en-US"/>
        </w:rPr>
        <w:t>, and reptile species and recorded their abundance</w:t>
      </w:r>
      <w:r w:rsidR="617F568E" w:rsidRPr="2B14FE2C">
        <w:rPr>
          <w:lang w:eastAsia="en-US"/>
        </w:rPr>
        <w:t>, with care taken to not double count</w:t>
      </w:r>
      <w:r w:rsidR="4FC8A111" w:rsidRPr="2B14FE2C">
        <w:rPr>
          <w:lang w:eastAsia="en-US"/>
        </w:rPr>
        <w:t xml:space="preserve"> </w:t>
      </w:r>
      <w:r w:rsidR="617F568E" w:rsidRPr="2B14FE2C">
        <w:rPr>
          <w:lang w:eastAsia="en-US"/>
        </w:rPr>
        <w:t>i</w:t>
      </w:r>
      <w:r w:rsidR="4FC8A111" w:rsidRPr="2B14FE2C">
        <w:rPr>
          <w:lang w:eastAsia="en-US"/>
        </w:rPr>
        <w:t xml:space="preserve">ndividual </w:t>
      </w:r>
      <w:r w:rsidR="3837957B" w:rsidRPr="2B14FE2C">
        <w:rPr>
          <w:lang w:eastAsia="en-US"/>
        </w:rPr>
        <w:t>species</w:t>
      </w:r>
      <w:r w:rsidR="4FC8A111" w:rsidRPr="2B14FE2C">
        <w:rPr>
          <w:lang w:eastAsia="en-US"/>
        </w:rPr>
        <w:t xml:space="preserve"> that moved between </w:t>
      </w:r>
      <w:r w:rsidR="617F568E" w:rsidRPr="2B14FE2C">
        <w:rPr>
          <w:lang w:eastAsia="en-US"/>
        </w:rPr>
        <w:t>survey points</w:t>
      </w:r>
      <w:r w:rsidR="505FA33D" w:rsidRPr="2B14FE2C">
        <w:rPr>
          <w:lang w:eastAsia="en-US"/>
        </w:rPr>
        <w:t xml:space="preserve">. </w:t>
      </w:r>
      <w:commentRangeStart w:id="141"/>
      <w:r w:rsidR="505FA33D" w:rsidRPr="2B14FE2C">
        <w:rPr>
          <w:lang w:eastAsia="en-US"/>
        </w:rPr>
        <w:t xml:space="preserve">For analysis, we </w:t>
      </w:r>
      <w:r w:rsidR="6E4E2C5B" w:rsidRPr="2B14FE2C">
        <w:rPr>
          <w:lang w:eastAsia="en-US"/>
        </w:rPr>
        <w:t xml:space="preserve">separated waterbirds into </w:t>
      </w:r>
      <w:r w:rsidR="07BC1734" w:rsidRPr="2B14FE2C">
        <w:rPr>
          <w:lang w:eastAsia="en-US"/>
        </w:rPr>
        <w:t xml:space="preserve">five </w:t>
      </w:r>
      <w:r w:rsidR="6E4E2C5B" w:rsidRPr="2B14FE2C">
        <w:rPr>
          <w:lang w:eastAsia="en-US"/>
        </w:rPr>
        <w:t>functional groups</w:t>
      </w:r>
      <w:r w:rsidR="5C07B863" w:rsidRPr="2B14FE2C">
        <w:rPr>
          <w:lang w:eastAsia="en-US"/>
        </w:rPr>
        <w:t>:</w:t>
      </w:r>
      <w:r w:rsidR="7B23F4FD" w:rsidRPr="2B14FE2C">
        <w:rPr>
          <w:lang w:eastAsia="en-US"/>
        </w:rPr>
        <w:t xml:space="preserve"> </w:t>
      </w:r>
      <w:r w:rsidR="5B1E25F6" w:rsidRPr="2B14FE2C">
        <w:rPr>
          <w:lang w:eastAsia="en-US"/>
        </w:rPr>
        <w:t>carnivores, herbivores, insectivores, omnivores</w:t>
      </w:r>
      <w:r w:rsidR="5C07B863" w:rsidRPr="2B14FE2C">
        <w:rPr>
          <w:lang w:eastAsia="en-US"/>
        </w:rPr>
        <w:t>, and</w:t>
      </w:r>
      <w:r w:rsidR="5B1E25F6" w:rsidRPr="2B14FE2C">
        <w:rPr>
          <w:lang w:eastAsia="en-US"/>
        </w:rPr>
        <w:t xml:space="preserve"> piscivores </w:t>
      </w:r>
      <w:r w:rsidR="7B23F4FD" w:rsidRPr="2B14FE2C">
        <w:rPr>
          <w:lang w:eastAsia="en-US"/>
        </w:rPr>
        <w:t>(</w:t>
      </w:r>
      <w:r w:rsidR="49FAB269" w:rsidRPr="2B14FE2C">
        <w:rPr>
          <w:highlight w:val="yellow"/>
          <w:lang w:eastAsia="en-US"/>
        </w:rPr>
        <w:t>Table Ax</w:t>
      </w:r>
      <w:r w:rsidR="49FAB269" w:rsidRPr="2B14FE2C">
        <w:rPr>
          <w:lang w:eastAsia="en-US"/>
        </w:rPr>
        <w:t>)</w:t>
      </w:r>
      <w:r w:rsidR="5C07B863" w:rsidRPr="2B14FE2C">
        <w:rPr>
          <w:lang w:eastAsia="en-US"/>
        </w:rPr>
        <w:t xml:space="preserve">. </w:t>
      </w:r>
      <w:commentRangeEnd w:id="141"/>
      <w:r w:rsidR="008F63B6">
        <w:rPr>
          <w:rStyle w:val="CommentReference"/>
        </w:rPr>
        <w:commentReference w:id="141"/>
      </w:r>
      <w:r w:rsidR="5C07B863" w:rsidRPr="2B14FE2C">
        <w:rPr>
          <w:lang w:eastAsia="en-US"/>
        </w:rPr>
        <w:t xml:space="preserve">We also </w:t>
      </w:r>
      <w:r w:rsidR="6369E71C" w:rsidRPr="2B14FE2C">
        <w:rPr>
          <w:lang w:eastAsia="en-US"/>
        </w:rPr>
        <w:t xml:space="preserve">classified mammal and reptile species into </w:t>
      </w:r>
      <w:r w:rsidR="065E0893" w:rsidRPr="2B14FE2C">
        <w:rPr>
          <w:lang w:eastAsia="en-US"/>
        </w:rPr>
        <w:t>similar functional groups: carnivores, herbivores, and omnivores (</w:t>
      </w:r>
      <w:r w:rsidR="33DA3D11" w:rsidRPr="2B14FE2C">
        <w:rPr>
          <w:highlight w:val="yellow"/>
          <w:lang w:eastAsia="en-US"/>
        </w:rPr>
        <w:t>Table Ax</w:t>
      </w:r>
      <w:r w:rsidR="33DA3D11" w:rsidRPr="2B14FE2C">
        <w:rPr>
          <w:lang w:eastAsia="en-US"/>
        </w:rPr>
        <w:t>).</w:t>
      </w:r>
      <w:bookmarkStart w:id="142" w:name="_Toc183522437"/>
      <w:r w:rsidR="2B704724" w:rsidRPr="2B14FE2C">
        <w:rPr>
          <w:lang w:eastAsia="en-US"/>
        </w:rPr>
        <w:t xml:space="preserve"> We compared estimates of species richness and abundance </w:t>
      </w:r>
      <w:r w:rsidR="547C2E3F" w:rsidRPr="2B14FE2C">
        <w:rPr>
          <w:lang w:eastAsia="en-US"/>
        </w:rPr>
        <w:t>to</w:t>
      </w:r>
      <w:r w:rsidR="2B704724" w:rsidRPr="2B14FE2C">
        <w:rPr>
          <w:lang w:eastAsia="en-US"/>
        </w:rPr>
        <w:t xml:space="preserve"> previously collected data from 2023.</w:t>
      </w:r>
    </w:p>
    <w:p w14:paraId="5575BEA5" w14:textId="425D6F5C" w:rsidR="00BF341D" w:rsidRDefault="002E6914" w:rsidP="002E6914">
      <w:pPr>
        <w:pStyle w:val="Heading2"/>
      </w:pPr>
      <w:r>
        <w:t>H</w:t>
      </w:r>
      <w:r w:rsidR="00BF341D">
        <w:t>erbivore surveys</w:t>
      </w:r>
      <w:bookmarkEnd w:id="142"/>
    </w:p>
    <w:p w14:paraId="60A6E446" w14:textId="7D47A17C" w:rsidR="002E6914" w:rsidRDefault="39BA4D03" w:rsidP="00E86FAA">
      <w:pPr>
        <w:spacing w:after="0" w:line="360" w:lineRule="auto"/>
        <w:jc w:val="both"/>
      </w:pPr>
      <w:r>
        <w:t xml:space="preserve">We conducted </w:t>
      </w:r>
      <w:r w:rsidR="0433185C">
        <w:t xml:space="preserve">vehicle based </w:t>
      </w:r>
      <w:r w:rsidR="793762BE">
        <w:t xml:space="preserve">terrestrial herbivore surveys over three days </w:t>
      </w:r>
      <w:r w:rsidR="75A3EA1B">
        <w:t>(02-04</w:t>
      </w:r>
      <w:del w:id="143" w:author="Neil Jordan" w:date="2024-12-15T23:26:00Z">
        <w:r w:rsidR="00AB1A87" w:rsidDel="75A3EA1B">
          <w:delText>/07/</w:delText>
        </w:r>
      </w:del>
      <w:ins w:id="144" w:author="Neil Jordan" w:date="2024-12-15T23:26:00Z">
        <w:r w:rsidR="0847F28C">
          <w:t xml:space="preserve"> JUL </w:t>
        </w:r>
      </w:ins>
      <w:r w:rsidR="75A3EA1B">
        <w:t>2024)</w:t>
      </w:r>
      <w:r w:rsidR="3204DD02">
        <w:t>. Surveys were conducted daily between 0800</w:t>
      </w:r>
      <w:r w:rsidR="78B963A0">
        <w:t>-1330</w:t>
      </w:r>
      <w:r w:rsidR="35F01610">
        <w:t xml:space="preserve"> by </w:t>
      </w:r>
      <w:r w:rsidR="21221570">
        <w:t xml:space="preserve">two expert observers and </w:t>
      </w:r>
      <w:r w:rsidR="35F01610">
        <w:t>between four and six student observers</w:t>
      </w:r>
      <w:r w:rsidR="02E56763">
        <w:t xml:space="preserve">, with one person </w:t>
      </w:r>
      <w:r w:rsidR="3F3D9686">
        <w:t xml:space="preserve">designated as </w:t>
      </w:r>
      <w:r w:rsidR="39F47471">
        <w:t>a</w:t>
      </w:r>
      <w:r w:rsidR="3F3D9686">
        <w:t xml:space="preserve"> scribe on each survey</w:t>
      </w:r>
      <w:r w:rsidR="35F01610">
        <w:t xml:space="preserve">. </w:t>
      </w:r>
      <w:r w:rsidR="6AAA5B59">
        <w:t>A</w:t>
      </w:r>
      <w:r w:rsidR="13D3F8A6">
        <w:t xml:space="preserve"> vehicle was driven</w:t>
      </w:r>
      <w:r w:rsidR="0EF4B55B">
        <w:t xml:space="preserve"> at </w:t>
      </w:r>
      <w:r w:rsidR="3DB87CD0">
        <w:t>a speed of 5-10km</w:t>
      </w:r>
      <w:r w:rsidR="6AAA5B59">
        <w:t>/hr</w:t>
      </w:r>
      <w:r w:rsidR="13D3F8A6">
        <w:t xml:space="preserve"> along a </w:t>
      </w:r>
      <w:r w:rsidR="6AAA5B59">
        <w:t xml:space="preserve">predetermined </w:t>
      </w:r>
      <w:r w:rsidR="13D3F8A6">
        <w:t>19.</w:t>
      </w:r>
      <w:r w:rsidR="0EF4B55B">
        <w:t>5km circuit, split into</w:t>
      </w:r>
      <w:r w:rsidR="4AFD13CB">
        <w:t xml:space="preserve"> two transects characterised by </w:t>
      </w:r>
      <w:r w:rsidR="12AC4F66">
        <w:t>habitat type: ‘mopane’ woodland (</w:t>
      </w:r>
      <w:r w:rsidR="510A492D">
        <w:t>12.</w:t>
      </w:r>
      <w:r w:rsidR="18E74FC1">
        <w:t>2</w:t>
      </w:r>
      <w:r w:rsidR="510A492D">
        <w:t>km) and generally dry ‘floodplain’ (</w:t>
      </w:r>
      <w:r w:rsidR="18E74FC1">
        <w:t>7.3km)</w:t>
      </w:r>
      <w:r w:rsidR="6D3BE77F">
        <w:t xml:space="preserve"> </w:t>
      </w:r>
      <w:r w:rsidR="05893D9D">
        <w:t>(</w:t>
      </w:r>
      <w:commentRangeStart w:id="145"/>
      <w:r w:rsidR="05893D9D">
        <w:t>Fig</w:t>
      </w:r>
      <w:r w:rsidR="6D3BE77F">
        <w:t xml:space="preserve"> x</w:t>
      </w:r>
      <w:commentRangeEnd w:id="145"/>
      <w:r w:rsidR="00AB1A87">
        <w:rPr>
          <w:rStyle w:val="CommentReference"/>
        </w:rPr>
        <w:commentReference w:id="145"/>
      </w:r>
      <w:r w:rsidR="05893D9D">
        <w:t>)</w:t>
      </w:r>
      <w:r w:rsidR="0EF4B55B">
        <w:t xml:space="preserve">. </w:t>
      </w:r>
      <w:r w:rsidR="07975D3D">
        <w:t>Observers were stationed on each side of the vehicle</w:t>
      </w:r>
      <w:r w:rsidR="5F8A8430">
        <w:t xml:space="preserve"> facing opposite directions</w:t>
      </w:r>
      <w:r w:rsidR="07975D3D">
        <w:t xml:space="preserve">, and </w:t>
      </w:r>
      <w:r w:rsidR="5F8A8430">
        <w:t>continuously scanned for</w:t>
      </w:r>
      <w:r w:rsidR="558D0799">
        <w:t xml:space="preserve"> </w:t>
      </w:r>
      <w:r w:rsidR="371874E8">
        <w:t xml:space="preserve">mammal species on either side of the </w:t>
      </w:r>
      <w:r w:rsidR="000C2C05">
        <w:t>vehicle and</w:t>
      </w:r>
      <w:ins w:id="146" w:author="Neil Jordan" w:date="2024-12-15T23:27:00Z">
        <w:r w:rsidR="3E05F26C">
          <w:t xml:space="preserve"> were assisted in spotting by the vehicle</w:t>
        </w:r>
      </w:ins>
      <w:ins w:id="147" w:author="Neil Jordan" w:date="2024-12-15T23:28:00Z">
        <w:r w:rsidR="3E05F26C">
          <w:t>’</w:t>
        </w:r>
      </w:ins>
      <w:ins w:id="148" w:author="Neil Jordan" w:date="2024-12-15T23:27:00Z">
        <w:r w:rsidR="3E05F26C">
          <w:t xml:space="preserve">s </w:t>
        </w:r>
        <w:r w:rsidR="3E05F26C">
          <w:lastRenderedPageBreak/>
          <w:t>driver</w:t>
        </w:r>
      </w:ins>
      <w:ins w:id="149" w:author="Neil Jordan" w:date="2024-12-15T23:28:00Z">
        <w:r w:rsidR="3E05F26C">
          <w:t>/</w:t>
        </w:r>
      </w:ins>
      <w:ins w:id="150" w:author="Neil Jordan" w:date="2024-12-15T23:27:00Z">
        <w:r w:rsidR="3E05F26C">
          <w:t>guide</w:t>
        </w:r>
      </w:ins>
      <w:r w:rsidR="371874E8">
        <w:t xml:space="preserve">. </w:t>
      </w:r>
      <w:r w:rsidR="558D0799">
        <w:t xml:space="preserve">When </w:t>
      </w:r>
      <w:r w:rsidR="6B854E2C">
        <w:t>an animal was</w:t>
      </w:r>
      <w:r w:rsidR="558D0799">
        <w:t xml:space="preserve"> spotted, the vehicle was stopped, and data were collected by the whole team</w:t>
      </w:r>
      <w:r w:rsidR="6B854E2C">
        <w:t xml:space="preserve">. </w:t>
      </w:r>
      <w:r w:rsidR="25994335">
        <w:t>Data w</w:t>
      </w:r>
      <w:ins w:id="151" w:author="Neil Jordan" w:date="2024-12-15T23:28:00Z">
        <w:r w:rsidR="2FBCACE0">
          <w:t>ere</w:t>
        </w:r>
      </w:ins>
      <w:del w:id="152" w:author="Neil Jordan" w:date="2024-12-15T23:28:00Z">
        <w:r w:rsidR="00AB1A87" w:rsidDel="25994335">
          <w:delText>as</w:delText>
        </w:r>
      </w:del>
      <w:r w:rsidR="25994335">
        <w:t xml:space="preserve"> collected for all large mammals and some small mammals. </w:t>
      </w:r>
      <w:r w:rsidR="7EF8361A">
        <w:t>We collected species, count, distance from the vehicle (using a Nikon laser range finder)</w:t>
      </w:r>
      <w:r w:rsidR="36DC07A7">
        <w:t>,</w:t>
      </w:r>
      <w:r w:rsidR="5F20DF8D">
        <w:t xml:space="preserve"> bearing from the vehicle,</w:t>
      </w:r>
      <w:r w:rsidR="36DC07A7">
        <w:t xml:space="preserve"> and </w:t>
      </w:r>
      <w:r w:rsidR="5F20DF8D">
        <w:t xml:space="preserve">demographic information </w:t>
      </w:r>
      <w:ins w:id="153" w:author="Neil Jordan" w:date="2024-12-15T23:29:00Z">
        <w:r w:rsidR="5FAD0FD5">
          <w:t xml:space="preserve">of </w:t>
        </w:r>
        <w:proofErr w:type="gramStart"/>
        <w:r w:rsidR="5FAD0FD5">
          <w:t>each individual</w:t>
        </w:r>
        <w:proofErr w:type="gramEnd"/>
        <w:r w:rsidR="5FAD0FD5">
          <w:t xml:space="preserve"> </w:t>
        </w:r>
      </w:ins>
      <w:r w:rsidR="5F20DF8D">
        <w:t xml:space="preserve">(sex, </w:t>
      </w:r>
      <w:r w:rsidR="1BD109E7">
        <w:t>broad age categories</w:t>
      </w:r>
      <w:ins w:id="154" w:author="Neil Jordan" w:date="2024-12-15T23:29:00Z">
        <w:r w:rsidR="41E42582">
          <w:t xml:space="preserve"> [adult, subadult, juvenile]</w:t>
        </w:r>
      </w:ins>
      <w:r w:rsidR="5F20DF8D">
        <w:t>) where possible.</w:t>
      </w:r>
      <w:r w:rsidR="50D9307B">
        <w:t xml:space="preserve"> </w:t>
      </w:r>
      <w:ins w:id="155" w:author="Neil Jordan" w:date="2024-12-15T23:29:00Z">
        <w:r w:rsidR="5F0BBEC5">
          <w:t>The GPS coo</w:t>
        </w:r>
      </w:ins>
      <w:ins w:id="156" w:author="Neil Jordan" w:date="2024-12-15T23:30:00Z">
        <w:r w:rsidR="5F0BBEC5">
          <w:t xml:space="preserve">rdinates of each sighting were also record, along with the odometer reader (the distance along the transect). </w:t>
        </w:r>
      </w:ins>
      <w:r w:rsidR="3F3D9686">
        <w:t>This information was relayed to the scribe, who recorded it on a datasheet</w:t>
      </w:r>
      <w:r w:rsidR="52054470">
        <w:t xml:space="preserve">. </w:t>
      </w:r>
    </w:p>
    <w:p w14:paraId="46F99866" w14:textId="77777777" w:rsidR="009F4BBA" w:rsidRDefault="009F4BBA" w:rsidP="00E86FAA">
      <w:pPr>
        <w:spacing w:after="0" w:line="360" w:lineRule="auto"/>
        <w:jc w:val="both"/>
      </w:pPr>
    </w:p>
    <w:p w14:paraId="3583697E" w14:textId="4716D470" w:rsidR="00BF341D" w:rsidRDefault="00BF341D" w:rsidP="00BF341D">
      <w:pPr>
        <w:pStyle w:val="Heading2"/>
      </w:pPr>
      <w:bookmarkStart w:id="157" w:name="_Toc183522438"/>
      <w:commentRangeStart w:id="158"/>
      <w:commentRangeStart w:id="159"/>
      <w:r>
        <w:t xml:space="preserve">Camera </w:t>
      </w:r>
      <w:commentRangeEnd w:id="158"/>
      <w:r w:rsidR="0041191F">
        <w:rPr>
          <w:rStyle w:val="CommentReference"/>
          <w:rFonts w:asciiTheme="minorHAnsi" w:eastAsiaTheme="minorEastAsia" w:hAnsiTheme="minorHAnsi" w:cstheme="minorHAnsi"/>
          <w:color w:val="auto"/>
        </w:rPr>
        <w:commentReference w:id="158"/>
      </w:r>
      <w:commentRangeEnd w:id="159"/>
      <w:r w:rsidR="00FE5102">
        <w:rPr>
          <w:rStyle w:val="CommentReference"/>
          <w:rFonts w:asciiTheme="minorHAnsi" w:eastAsiaTheme="minorEastAsia" w:hAnsiTheme="minorHAnsi" w:cstheme="minorHAnsi"/>
          <w:color w:val="auto"/>
        </w:rPr>
        <w:commentReference w:id="159"/>
      </w:r>
      <w:r>
        <w:t>traps</w:t>
      </w:r>
      <w:bookmarkEnd w:id="157"/>
    </w:p>
    <w:p w14:paraId="2240146D" w14:textId="68AD705F" w:rsidR="0041191F" w:rsidRDefault="1552B2C6" w:rsidP="0041191F">
      <w:pPr>
        <w:spacing w:after="0" w:line="360" w:lineRule="auto"/>
        <w:ind w:right="-22"/>
        <w:jc w:val="both"/>
        <w:rPr>
          <w:ins w:id="160" w:author="Neil Jordan" w:date="2024-12-15T23:31:00Z" w16du:dateUtc="2024-12-15T23:31:31Z"/>
          <w:rFonts w:cs="Times New Roman"/>
          <w:shd w:val="clear" w:color="auto" w:fill="FFFFFF"/>
        </w:rPr>
      </w:pPr>
      <w:r>
        <w:rPr>
          <w:rFonts w:cs="Times New Roman"/>
          <w:color w:val="000000" w:themeColor="text1"/>
          <w:shd w:val="clear" w:color="auto" w:fill="FFFFFF"/>
        </w:rPr>
        <w:t>Three</w:t>
      </w:r>
      <w:r w:rsidRPr="00F73575">
        <w:rPr>
          <w:rFonts w:cs="Times New Roman"/>
          <w:color w:val="000000" w:themeColor="text1"/>
          <w:shd w:val="clear" w:color="auto" w:fill="FFFFFF"/>
        </w:rPr>
        <w:t xml:space="preserve"> Bushn</w:t>
      </w:r>
      <w:r w:rsidRPr="00A71EFA">
        <w:rPr>
          <w:rFonts w:cs="Times New Roman"/>
          <w:shd w:val="clear" w:color="auto" w:fill="FFFFFF"/>
        </w:rPr>
        <w:t>ell camera traps were rotated between four sites and collect</w:t>
      </w:r>
      <w:r>
        <w:rPr>
          <w:rFonts w:cs="Times New Roman"/>
          <w:shd w:val="clear" w:color="auto" w:fill="FFFFFF"/>
        </w:rPr>
        <w:t>ed</w:t>
      </w:r>
      <w:r w:rsidRPr="00A71EFA">
        <w:rPr>
          <w:rFonts w:cs="Times New Roman"/>
          <w:shd w:val="clear" w:color="auto" w:fill="FFFFFF"/>
        </w:rPr>
        <w:t xml:space="preserve"> still images to capture </w:t>
      </w:r>
      <w:r>
        <w:rPr>
          <w:rFonts w:cs="Times New Roman"/>
          <w:shd w:val="clear" w:color="auto" w:fill="FFFFFF"/>
        </w:rPr>
        <w:t>animal use of bridges</w:t>
      </w:r>
      <w:r w:rsidRPr="00A71EFA">
        <w:rPr>
          <w:rFonts w:cs="Times New Roman"/>
          <w:shd w:val="clear" w:color="auto" w:fill="FFFFFF"/>
        </w:rPr>
        <w:t xml:space="preserve">. </w:t>
      </w:r>
      <w:del w:id="161" w:author="Neil Jordan" w:date="2024-12-15T23:31:00Z">
        <w:r w:rsidR="0041191F" w:rsidRPr="2B14FE2C" w:rsidDel="1552B2C6">
          <w:rPr>
            <w:rFonts w:cs="Times New Roman"/>
          </w:rPr>
          <w:delText xml:space="preserve">The cameras were checked daily to ensure sufficient battery life and storage space on their SD cards. </w:delText>
        </w:r>
      </w:del>
      <w:ins w:id="162" w:author="Neil Jordan" w:date="2024-12-15T23:31:00Z">
        <w:r w:rsidR="38485537" w:rsidRPr="00A71EFA">
          <w:rPr>
            <w:rFonts w:cs="Times New Roman"/>
            <w:shd w:val="clear" w:color="auto" w:fill="FFFFFF"/>
          </w:rPr>
          <w:t xml:space="preserve">Cameras were collected at the end of the trip, and </w:t>
        </w:r>
      </w:ins>
      <w:del w:id="163" w:author="Neil Jordan" w:date="2024-12-15T23:31:00Z">
        <w:r w:rsidR="0041191F" w:rsidRPr="2B14FE2C" w:rsidDel="1552B2C6">
          <w:rPr>
            <w:rFonts w:cs="Times New Roman"/>
          </w:rPr>
          <w:delText>A</w:delText>
        </w:r>
      </w:del>
      <w:ins w:id="164" w:author="Neil Jordan" w:date="2024-12-15T23:31:00Z">
        <w:r w:rsidR="4364A1A6" w:rsidRPr="00A71EFA">
          <w:rPr>
            <w:rFonts w:cs="Times New Roman"/>
            <w:shd w:val="clear" w:color="auto" w:fill="FFFFFF"/>
          </w:rPr>
          <w:t>a</w:t>
        </w:r>
      </w:ins>
      <w:r w:rsidRPr="00A71EFA">
        <w:rPr>
          <w:rFonts w:cs="Times New Roman"/>
          <w:shd w:val="clear" w:color="auto" w:fill="FFFFFF"/>
        </w:rPr>
        <w:t>ll captured images were manually reviewed for the presence of species</w:t>
      </w:r>
      <w:r>
        <w:rPr>
          <w:rFonts w:cs="Times New Roman"/>
          <w:shd w:val="clear" w:color="auto" w:fill="FFFFFF"/>
        </w:rPr>
        <w:t>.</w:t>
      </w:r>
    </w:p>
    <w:p w14:paraId="7C4E8613" w14:textId="46C01330" w:rsidR="2B14FE2C" w:rsidRDefault="2B14FE2C" w:rsidP="2B14FE2C">
      <w:pPr>
        <w:spacing w:after="0" w:line="360" w:lineRule="auto"/>
        <w:ind w:right="-22"/>
        <w:jc w:val="both"/>
        <w:rPr>
          <w:rFonts w:cs="Times New Roman"/>
        </w:rPr>
      </w:pPr>
    </w:p>
    <w:p w14:paraId="42135395" w14:textId="77777777" w:rsidR="0060638E" w:rsidRPr="0060638E" w:rsidRDefault="32F19ABC" w:rsidP="0060638E">
      <w:pPr>
        <w:keepNext/>
        <w:keepLines/>
        <w:spacing w:before="160" w:after="80"/>
        <w:outlineLvl w:val="1"/>
        <w:rPr>
          <w:rFonts w:asciiTheme="majorHAnsi" w:eastAsiaTheme="majorEastAsia" w:hAnsiTheme="majorHAnsi" w:cstheme="majorBidi"/>
          <w:color w:val="2F5496" w:themeColor="accent1" w:themeShade="BF"/>
          <w:sz w:val="32"/>
          <w:szCs w:val="32"/>
        </w:rPr>
      </w:pPr>
      <w:bookmarkStart w:id="165" w:name="_Toc183522440"/>
      <w:r w:rsidRPr="2B14FE2C">
        <w:rPr>
          <w:rFonts w:asciiTheme="majorHAnsi" w:eastAsiaTheme="majorEastAsia" w:hAnsiTheme="majorHAnsi" w:cstheme="majorBidi"/>
          <w:color w:val="2F5496" w:themeColor="accent1" w:themeShade="BF"/>
          <w:sz w:val="32"/>
          <w:szCs w:val="32"/>
        </w:rPr>
        <w:t xml:space="preserve">Invertebrate </w:t>
      </w:r>
      <w:commentRangeStart w:id="166"/>
      <w:commentRangeStart w:id="167"/>
      <w:r w:rsidRPr="2B14FE2C">
        <w:rPr>
          <w:rFonts w:asciiTheme="majorHAnsi" w:eastAsiaTheme="majorEastAsia" w:hAnsiTheme="majorHAnsi" w:cstheme="majorBidi"/>
          <w:color w:val="2F5496" w:themeColor="accent1" w:themeShade="BF"/>
          <w:sz w:val="32"/>
          <w:szCs w:val="32"/>
        </w:rPr>
        <w:t>sampling</w:t>
      </w:r>
      <w:bookmarkEnd w:id="165"/>
      <w:commentRangeEnd w:id="166"/>
      <w:r w:rsidR="0060638E">
        <w:rPr>
          <w:rStyle w:val="CommentReference"/>
        </w:rPr>
        <w:commentReference w:id="166"/>
      </w:r>
      <w:commentRangeEnd w:id="167"/>
      <w:r w:rsidR="0060638E">
        <w:rPr>
          <w:rStyle w:val="CommentReference"/>
        </w:rPr>
        <w:commentReference w:id="167"/>
      </w:r>
    </w:p>
    <w:p w14:paraId="6F27B941" w14:textId="666BAF34" w:rsidR="0041191F" w:rsidRPr="0060638E" w:rsidRDefault="2AFF3452" w:rsidP="2B14FE2C">
      <w:pPr>
        <w:spacing w:after="0" w:line="360" w:lineRule="auto"/>
        <w:ind w:right="-22"/>
        <w:jc w:val="both"/>
        <w:rPr>
          <w:rFonts w:cs="Times New Roman"/>
        </w:rPr>
      </w:pPr>
      <w:ins w:id="168" w:author="Neil Jordan" w:date="2024-12-15T23:33:00Z">
        <w:r w:rsidRPr="2B14FE2C">
          <w:rPr>
            <w:rFonts w:cs="Times New Roman"/>
          </w:rPr>
          <w:t>To detect</w:t>
        </w:r>
      </w:ins>
      <w:ins w:id="169" w:author="Neil Jordan" w:date="2024-12-15T23:32:00Z">
        <w:r w:rsidRPr="2B14FE2C">
          <w:rPr>
            <w:rFonts w:cs="Times New Roman"/>
          </w:rPr>
          <w:t xml:space="preserve"> </w:t>
        </w:r>
      </w:ins>
      <w:ins w:id="170" w:author="Neil Jordan" w:date="2024-12-15T23:34:00Z">
        <w:r w:rsidR="706B6772" w:rsidRPr="2B14FE2C">
          <w:rPr>
            <w:rFonts w:cs="Times New Roman"/>
          </w:rPr>
          <w:t xml:space="preserve">and quantify </w:t>
        </w:r>
      </w:ins>
      <w:ins w:id="171" w:author="Neil Jordan" w:date="2024-12-15T23:32:00Z">
        <w:r w:rsidRPr="2B14FE2C">
          <w:rPr>
            <w:rFonts w:cs="Times New Roman"/>
          </w:rPr>
          <w:t xml:space="preserve">any differences in </w:t>
        </w:r>
      </w:ins>
      <w:ins w:id="172" w:author="Neil Jordan" w:date="2024-12-15T23:34:00Z">
        <w:r w:rsidR="2CAF443D" w:rsidRPr="2B14FE2C">
          <w:rPr>
            <w:rFonts w:cs="Times New Roman"/>
          </w:rPr>
          <w:t xml:space="preserve">ground-dwelling </w:t>
        </w:r>
      </w:ins>
      <w:ins w:id="173" w:author="Neil Jordan" w:date="2024-12-15T23:32:00Z">
        <w:r w:rsidRPr="2B14FE2C">
          <w:rPr>
            <w:rFonts w:cs="Times New Roman"/>
          </w:rPr>
          <w:t xml:space="preserve">invertebrate biodiversity and richness </w:t>
        </w:r>
      </w:ins>
      <w:ins w:id="174" w:author="Neil Jordan" w:date="2024-12-15T23:33:00Z">
        <w:r w:rsidRPr="2B14FE2C">
          <w:rPr>
            <w:rFonts w:cs="Times New Roman"/>
          </w:rPr>
          <w:t>resulting from</w:t>
        </w:r>
      </w:ins>
      <w:ins w:id="175" w:author="Neil Jordan" w:date="2024-12-15T23:32:00Z">
        <w:r w:rsidRPr="2B14FE2C">
          <w:rPr>
            <w:rFonts w:cs="Times New Roman"/>
          </w:rPr>
          <w:t xml:space="preserve"> </w:t>
        </w:r>
        <w:commentRangeStart w:id="176"/>
        <w:r w:rsidRPr="2B14FE2C">
          <w:rPr>
            <w:rFonts w:cs="Times New Roman"/>
          </w:rPr>
          <w:t>wildfires</w:t>
        </w:r>
      </w:ins>
      <w:commentRangeEnd w:id="176"/>
      <w:r w:rsidR="0060638E">
        <w:rPr>
          <w:rStyle w:val="CommentReference"/>
        </w:rPr>
        <w:commentReference w:id="176"/>
      </w:r>
      <w:ins w:id="177" w:author="Neil Jordan" w:date="2024-12-15T23:34:00Z">
        <w:r w:rsidR="7F1D62F7" w:rsidRPr="2B14FE2C">
          <w:rPr>
            <w:rFonts w:cs="Times New Roman"/>
          </w:rPr>
          <w:t>,</w:t>
        </w:r>
        <w:r w:rsidR="5B2EB812" w:rsidRPr="2B14FE2C">
          <w:rPr>
            <w:rFonts w:cs="Times New Roman"/>
          </w:rPr>
          <w:t xml:space="preserve"> </w:t>
        </w:r>
        <w:r w:rsidR="7F1D62F7" w:rsidRPr="2B14FE2C">
          <w:rPr>
            <w:rFonts w:cs="Times New Roman"/>
          </w:rPr>
          <w:t>w</w:t>
        </w:r>
      </w:ins>
      <w:ins w:id="178" w:author="Neil Jordan" w:date="2024-12-15T23:33:00Z">
        <w:r w:rsidR="7F1D62F7" w:rsidRPr="2B14FE2C">
          <w:rPr>
            <w:rFonts w:cs="Times New Roman"/>
          </w:rPr>
          <w:t xml:space="preserve">e established two sites in grassy areas that were burnt </w:t>
        </w:r>
      </w:ins>
      <w:ins w:id="179" w:author="Neil Jordan" w:date="2024-12-15T23:35:00Z">
        <w:r w:rsidR="10C95B50" w:rsidRPr="2B14FE2C">
          <w:rPr>
            <w:rFonts w:cs="Times New Roman"/>
          </w:rPr>
          <w:t xml:space="preserve">in September 2023. We paired these with control sites that were unburnt at that time or other times leading up to the survey period. </w:t>
        </w:r>
      </w:ins>
      <w:del w:id="180" w:author="Neil Jordan" w:date="2024-12-15T23:36:00Z">
        <w:r w:rsidR="0060638E" w:rsidRPr="2B14FE2C" w:rsidDel="32F19ABC">
          <w:rPr>
            <w:rFonts w:cs="Times New Roman"/>
          </w:rPr>
          <w:delText xml:space="preserve">We used pitfall traps (CITE) to conduct surveys on </w:delText>
        </w:r>
      </w:del>
      <w:del w:id="181" w:author="Neil Jordan" w:date="2024-12-15T23:34:00Z">
        <w:r w:rsidR="0060638E" w:rsidRPr="2B14FE2C" w:rsidDel="32F19ABC">
          <w:rPr>
            <w:rFonts w:cs="Times New Roman"/>
          </w:rPr>
          <w:delText>ground-dwelling invertebrates</w:delText>
        </w:r>
      </w:del>
      <w:del w:id="182" w:author="Neil Jordan" w:date="2024-12-15T23:36:00Z">
        <w:r w:rsidR="0060638E" w:rsidRPr="2B14FE2C" w:rsidDel="32F19ABC">
          <w:rPr>
            <w:rFonts w:cs="Times New Roman"/>
          </w:rPr>
          <w:delText xml:space="preserve"> in area burnt</w:delText>
        </w:r>
      </w:del>
      <w:del w:id="183" w:author="Neil Jordan" w:date="2024-12-15T23:35:00Z">
        <w:r w:rsidR="0060638E" w:rsidRPr="2B14FE2C" w:rsidDel="32F19ABC">
          <w:rPr>
            <w:rFonts w:cs="Times New Roman"/>
          </w:rPr>
          <w:delText xml:space="preserve"> in September 2023</w:delText>
        </w:r>
      </w:del>
      <w:del w:id="184" w:author="Neil Jordan" w:date="2024-12-15T23:36:00Z">
        <w:r w:rsidR="0060638E" w:rsidRPr="2B14FE2C" w:rsidDel="32F19ABC">
          <w:rPr>
            <w:rFonts w:cs="Times New Roman"/>
          </w:rPr>
          <w:delText xml:space="preserve"> compared</w:delText>
        </w:r>
      </w:del>
      <w:del w:id="185" w:author="Neil Jordan" w:date="2024-12-15T23:31:00Z">
        <w:r w:rsidR="0060638E" w:rsidRPr="2B14FE2C" w:rsidDel="32F19ABC">
          <w:rPr>
            <w:rFonts w:cs="Times New Roman"/>
          </w:rPr>
          <w:delText xml:space="preserve"> to </w:delText>
        </w:r>
      </w:del>
      <w:del w:id="186" w:author="Neil Jordan" w:date="2024-12-15T23:36:00Z">
        <w:r w:rsidR="0060638E" w:rsidRPr="2B14FE2C" w:rsidDel="32F19ABC">
          <w:rPr>
            <w:rFonts w:cs="Times New Roman"/>
          </w:rPr>
          <w:delText xml:space="preserve">unburnt </w:delText>
        </w:r>
      </w:del>
      <w:del w:id="187" w:author="Neil Jordan" w:date="2024-12-15T23:31:00Z">
        <w:r w:rsidR="0060638E" w:rsidRPr="2B14FE2C" w:rsidDel="32F19ABC">
          <w:rPr>
            <w:rFonts w:cs="Times New Roman"/>
          </w:rPr>
          <w:delText>areas</w:delText>
        </w:r>
      </w:del>
      <w:del w:id="188" w:author="Neil Jordan" w:date="2024-12-15T23:36:00Z">
        <w:r w:rsidR="0060638E" w:rsidRPr="2B14FE2C" w:rsidDel="32F19ABC">
          <w:rPr>
            <w:rFonts w:cs="Times New Roman"/>
          </w:rPr>
          <w:delText xml:space="preserve">. </w:delText>
        </w:r>
        <w:commentRangeStart w:id="189"/>
        <w:commentRangeStart w:id="190"/>
        <w:r w:rsidR="0060638E" w:rsidRPr="2B14FE2C" w:rsidDel="32F19ABC">
          <w:rPr>
            <w:rFonts w:cs="Times New Roman"/>
          </w:rPr>
          <w:delText>established</w:delText>
        </w:r>
      </w:del>
      <w:del w:id="191" w:author="Neil Jordan" w:date="2024-12-15T23:32:00Z">
        <w:r w:rsidR="0060638E" w:rsidRPr="2B14FE2C" w:rsidDel="32F19ABC">
          <w:rPr>
            <w:rFonts w:cs="Times New Roman"/>
          </w:rPr>
          <w:delText xml:space="preserve"> two sites in grassy areas that were burnt and unburnt to understand any differences in invertebrate biodiversity and richness because of </w:delText>
        </w:r>
      </w:del>
      <w:commentRangeEnd w:id="189"/>
      <w:r w:rsidR="0060638E" w:rsidRPr="0060638E">
        <w:rPr>
          <w:rFonts w:cs="Times New Roman"/>
          <w:shd w:val="clear" w:color="auto" w:fill="FFFFFF"/>
        </w:rPr>
        <w:commentReference w:id="189"/>
      </w:r>
      <w:commentRangeEnd w:id="190"/>
      <w:r w:rsidR="0060638E">
        <w:rPr>
          <w:rStyle w:val="CommentReference"/>
        </w:rPr>
        <w:commentReference w:id="190"/>
      </w:r>
      <w:r w:rsidR="32F19ABC" w:rsidRPr="2B14FE2C">
        <w:rPr>
          <w:shd w:val="clear" w:color="auto" w:fill="FFFFFF"/>
        </w:rPr>
        <w:t>￼</w:t>
      </w:r>
      <w:del w:id="192" w:author="Neil Jordan" w:date="2024-12-15T23:36:00Z">
        <w:r w:rsidR="0060638E" w:rsidRPr="2B14FE2C" w:rsidDel="32F19ABC">
          <w:rPr>
            <w:rFonts w:cs="Times New Roman"/>
          </w:rPr>
          <w:delText>wildfires</w:delText>
        </w:r>
      </w:del>
      <w:r w:rsidR="32F19ABC" w:rsidRPr="2B14FE2C">
        <w:rPr>
          <w:shd w:val="clear" w:color="auto" w:fill="FFFFFF"/>
        </w:rPr>
        <w:t>￼￼</w:t>
      </w:r>
      <w:del w:id="193" w:author="Neil Jordan" w:date="2024-12-15T23:32:00Z">
        <w:r w:rsidR="0060638E" w:rsidRPr="2B14FE2C" w:rsidDel="32F19ABC">
          <w:rPr>
            <w:rFonts w:cs="Times New Roman"/>
          </w:rPr>
          <w:delText>.</w:delText>
        </w:r>
      </w:del>
      <w:del w:id="194" w:author="Neil Jordan" w:date="2024-12-15T23:36:00Z">
        <w:r w:rsidR="0060638E" w:rsidRPr="2B14FE2C" w:rsidDel="32F19ABC">
          <w:rPr>
            <w:rFonts w:cs="Times New Roman"/>
          </w:rPr>
          <w:delText xml:space="preserve"> </w:delText>
        </w:r>
      </w:del>
      <w:r w:rsidR="32F19ABC" w:rsidRPr="0060638E">
        <w:rPr>
          <w:rFonts w:cs="Times New Roman"/>
          <w:shd w:val="clear" w:color="auto" w:fill="FFFFFF"/>
        </w:rPr>
        <w:t>At</w:t>
      </w:r>
      <w:r w:rsidR="32F19ABC">
        <w:rPr>
          <w:rFonts w:cs="Times New Roman"/>
          <w:shd w:val="clear" w:color="auto" w:fill="FFFFFF"/>
        </w:rPr>
        <w:t xml:space="preserve"> each site, we set out eight pitfall traps in a </w:t>
      </w:r>
      <w:r w:rsidR="32F19ABC" w:rsidRPr="0060638E">
        <w:rPr>
          <w:rFonts w:cs="Times New Roman"/>
          <w:shd w:val="clear" w:color="auto" w:fill="FFFFFF"/>
        </w:rPr>
        <w:t xml:space="preserve">roughly linear transect and revisited sites after approximately 24 hours, </w:t>
      </w:r>
      <w:ins w:id="195" w:author="Neil Jordan" w:date="2024-12-15T23:36:00Z">
        <w:r w:rsidR="7592F1DB" w:rsidRPr="0060638E">
          <w:rPr>
            <w:rFonts w:cs="Times New Roman"/>
            <w:shd w:val="clear" w:color="auto" w:fill="FFFFFF"/>
          </w:rPr>
          <w:t xml:space="preserve">identified and </w:t>
        </w:r>
      </w:ins>
      <w:r w:rsidR="32F19ABC" w:rsidRPr="0060638E">
        <w:rPr>
          <w:rFonts w:cs="Times New Roman"/>
          <w:shd w:val="clear" w:color="auto" w:fill="FFFFFF"/>
        </w:rPr>
        <w:t>counted invertebrates</w:t>
      </w:r>
      <w:ins w:id="196" w:author="Neil Jordan" w:date="2024-12-15T23:36:00Z">
        <w:r w:rsidR="1C70A17B" w:rsidRPr="0060638E">
          <w:rPr>
            <w:rFonts w:cs="Times New Roman"/>
            <w:shd w:val="clear" w:color="auto" w:fill="FFFFFF"/>
          </w:rPr>
          <w:t>,</w:t>
        </w:r>
      </w:ins>
      <w:r w:rsidR="32F19ABC">
        <w:rPr>
          <w:rFonts w:cs="Times New Roman"/>
          <w:shd w:val="clear" w:color="auto" w:fill="FFFFFF"/>
        </w:rPr>
        <w:t xml:space="preserve"> and reset the traps. The traps were surveyed twice over a four-day period. We classified invertebrates into five morphotypes (ant, beetle, spider, fly, termite), but did not </w:t>
      </w:r>
      <w:r w:rsidR="32F19ABC" w:rsidRPr="0060638E">
        <w:rPr>
          <w:rFonts w:cs="Times New Roman"/>
          <w:shd w:val="clear" w:color="auto" w:fill="FFFFFF"/>
        </w:rPr>
        <w:t>identify</w:t>
      </w:r>
      <w:r w:rsidR="32F19ABC" w:rsidRPr="2B14FE2C">
        <w:rPr>
          <w:rFonts w:cs="Times New Roman"/>
        </w:rPr>
        <w:t xml:space="preserve"> specimens to </w:t>
      </w:r>
      <w:r w:rsidR="15D16609" w:rsidRPr="2B14FE2C">
        <w:rPr>
          <w:rFonts w:cs="Times New Roman"/>
        </w:rPr>
        <w:t xml:space="preserve">a </w:t>
      </w:r>
      <w:r w:rsidR="32F19ABC" w:rsidRPr="2B14FE2C">
        <w:rPr>
          <w:rFonts w:cs="Times New Roman"/>
        </w:rPr>
        <w:t xml:space="preserve">species level. </w:t>
      </w:r>
    </w:p>
    <w:p w14:paraId="3491E17F" w14:textId="75550988" w:rsidR="00BF341D" w:rsidRDefault="00BF341D" w:rsidP="00BF341D">
      <w:pPr>
        <w:pStyle w:val="Heading2"/>
      </w:pPr>
      <w:bookmarkStart w:id="197" w:name="_Toc183522439"/>
      <w:commentRangeStart w:id="198"/>
      <w:r>
        <w:t>Analysis</w:t>
      </w:r>
      <w:bookmarkEnd w:id="197"/>
      <w:commentRangeEnd w:id="198"/>
      <w:r w:rsidR="00E30DC9">
        <w:rPr>
          <w:rStyle w:val="CommentReference"/>
          <w:rFonts w:asciiTheme="minorHAnsi" w:eastAsiaTheme="minorEastAsia" w:hAnsiTheme="minorHAnsi" w:cstheme="minorHAnsi"/>
          <w:color w:val="auto"/>
        </w:rPr>
        <w:commentReference w:id="198"/>
      </w:r>
    </w:p>
    <w:p w14:paraId="1449AD8B" w14:textId="51305726" w:rsidR="00EE4D0B" w:rsidRDefault="543AFA09" w:rsidP="2B14FE2C">
      <w:pPr>
        <w:spacing w:after="0" w:line="360" w:lineRule="auto"/>
        <w:ind w:right="-22"/>
        <w:jc w:val="both"/>
        <w:rPr>
          <w:rFonts w:cs="Times New Roman"/>
        </w:rPr>
      </w:pPr>
      <w:r w:rsidRPr="00955482">
        <w:rPr>
          <w:rFonts w:cs="Times New Roman"/>
          <w:shd w:val="clear" w:color="auto" w:fill="FFFFFF"/>
        </w:rPr>
        <w:t>Data were collated and analysed</w:t>
      </w:r>
      <w:r w:rsidR="653E7B40">
        <w:rPr>
          <w:rFonts w:cs="Times New Roman"/>
          <w:shd w:val="clear" w:color="auto" w:fill="FFFFFF"/>
        </w:rPr>
        <w:t xml:space="preserve"> in R</w:t>
      </w:r>
      <w:r w:rsidR="22DC19FE">
        <w:rPr>
          <w:rFonts w:cs="Times New Roman"/>
          <w:shd w:val="clear" w:color="auto" w:fill="FFFFFF"/>
        </w:rPr>
        <w:t xml:space="preserve"> </w:t>
      </w:r>
      <w:r w:rsidR="002024EA">
        <w:rPr>
          <w:rFonts w:cs="Times New Roman"/>
          <w:shd w:val="clear" w:color="auto" w:fill="FFFFFF"/>
        </w:rPr>
        <w:fldChar w:fldCharType="begin"/>
      </w:r>
      <w:r w:rsidR="002024EA">
        <w:rPr>
          <w:rFonts w:cs="Times New Roman"/>
          <w:shd w:val="clear" w:color="auto" w:fill="FFFFFF"/>
        </w:rPr>
        <w:instrText xml:space="preserve"> ADDIN ZOTERO_ITEM CSL_CITATION {"citationID":"vOSrZ42Y","properties":{"formattedCitation":"(R Core Team, 2024)","plainCitation":"(R Core Team, 2024)","noteIndex":0},"citationItems":[{"id":1055,"uris":["http://zotero.org/users/14928561/items/JBTGQLU6"],"itemData":{"id":1055,"type":"book","event-place":"Vienna,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2024EA">
        <w:rPr>
          <w:rFonts w:cs="Times New Roman"/>
          <w:shd w:val="clear" w:color="auto" w:fill="FFFFFF"/>
        </w:rPr>
        <w:fldChar w:fldCharType="separate"/>
      </w:r>
      <w:r w:rsidR="22DC19FE" w:rsidRPr="002024EA">
        <w:rPr>
          <w:rFonts w:ascii="Calibri" w:hAnsi="Calibri" w:cs="Calibri"/>
        </w:rPr>
        <w:t>(R Core Team, 2024)</w:t>
      </w:r>
      <w:r w:rsidR="002024EA">
        <w:rPr>
          <w:rFonts w:cs="Times New Roman"/>
          <w:shd w:val="clear" w:color="auto" w:fill="FFFFFF"/>
        </w:rPr>
        <w:fldChar w:fldCharType="end"/>
      </w:r>
      <w:r w:rsidRPr="00955482">
        <w:rPr>
          <w:rFonts w:cs="Times New Roman"/>
          <w:shd w:val="clear" w:color="auto" w:fill="FFFFFF"/>
        </w:rPr>
        <w:t xml:space="preserve"> to</w:t>
      </w:r>
      <w:r w:rsidR="51A31A89" w:rsidRPr="00955482">
        <w:rPr>
          <w:rFonts w:cs="Times New Roman"/>
          <w:shd w:val="clear" w:color="auto" w:fill="FFFFFF"/>
        </w:rPr>
        <w:t xml:space="preserve"> determine</w:t>
      </w:r>
      <w:r w:rsidRPr="00955482">
        <w:rPr>
          <w:rFonts w:cs="Times New Roman"/>
          <w:shd w:val="clear" w:color="auto" w:fill="FFFFFF"/>
        </w:rPr>
        <w:t xml:space="preserve"> species diversity</w:t>
      </w:r>
      <w:r w:rsidR="1DA691E6" w:rsidRPr="00955482">
        <w:rPr>
          <w:rFonts w:cs="Times New Roman"/>
          <w:shd w:val="clear" w:color="auto" w:fill="FFFFFF"/>
        </w:rPr>
        <w:t xml:space="preserve"> and abundance of birds, mammals, amphibians, and reptiles. </w:t>
      </w:r>
      <w:r w:rsidR="22363C09" w:rsidRPr="00955482">
        <w:rPr>
          <w:rFonts w:cs="Times New Roman"/>
          <w:shd w:val="clear" w:color="auto" w:fill="FFFFFF"/>
        </w:rPr>
        <w:t>Results from</w:t>
      </w:r>
      <w:r w:rsidR="22363C09" w:rsidRPr="2B14FE2C">
        <w:rPr>
          <w:rFonts w:cs="Times New Roman"/>
        </w:rPr>
        <w:t xml:space="preserve"> 2024 were compared with those from 2023. </w:t>
      </w:r>
    </w:p>
    <w:p w14:paraId="5538CFDF" w14:textId="0190B8C3" w:rsidR="00EE4D0B" w:rsidRDefault="1DA691E6" w:rsidP="000B776C">
      <w:pPr>
        <w:spacing w:after="0" w:line="360" w:lineRule="auto"/>
        <w:ind w:right="-22"/>
        <w:jc w:val="both"/>
        <w:rPr>
          <w:del w:id="199" w:author="Neil Jordan" w:date="2024-12-15T23:38:00Z" w16du:dateUtc="2024-12-15T23:38:41Z"/>
          <w:rFonts w:cs="Times New Roman"/>
          <w:shd w:val="clear" w:color="auto" w:fill="FFFFFF"/>
        </w:rPr>
      </w:pPr>
      <w:r w:rsidRPr="00955482">
        <w:rPr>
          <w:rFonts w:cs="Times New Roman"/>
          <w:shd w:val="clear" w:color="auto" w:fill="FFFFFF"/>
        </w:rPr>
        <w:t>For waterbird surveys,</w:t>
      </w:r>
      <w:r w:rsidR="2AE3D62A" w:rsidRPr="00955482">
        <w:rPr>
          <w:rFonts w:cs="Times New Roman"/>
          <w:shd w:val="clear" w:color="auto" w:fill="FFFFFF"/>
        </w:rPr>
        <w:t xml:space="preserve"> species abundance and richness </w:t>
      </w:r>
      <w:r w:rsidR="6AD5E3BE" w:rsidRPr="00955482">
        <w:rPr>
          <w:rFonts w:cs="Times New Roman"/>
          <w:shd w:val="clear" w:color="auto" w:fill="FFFFFF"/>
        </w:rPr>
        <w:t>were</w:t>
      </w:r>
      <w:r w:rsidR="2AE3D62A" w:rsidRPr="00955482">
        <w:rPr>
          <w:rFonts w:cs="Times New Roman"/>
          <w:shd w:val="clear" w:color="auto" w:fill="FFFFFF"/>
        </w:rPr>
        <w:t xml:space="preserve"> calculated </w:t>
      </w:r>
      <w:r w:rsidR="189CB30A" w:rsidRPr="00955482">
        <w:rPr>
          <w:rFonts w:cs="Times New Roman"/>
          <w:shd w:val="clear" w:color="auto" w:fill="FFFFFF"/>
        </w:rPr>
        <w:t xml:space="preserve">for each survey site, and </w:t>
      </w:r>
      <w:del w:id="200" w:author="Neil Jordan" w:date="2024-12-15T23:38:00Z">
        <w:r w:rsidR="008E1D13" w:rsidRPr="2B14FE2C" w:rsidDel="189CB30A">
          <w:rPr>
            <w:rFonts w:cs="Times New Roman"/>
          </w:rPr>
          <w:delText xml:space="preserve">also </w:delText>
        </w:r>
      </w:del>
      <w:r w:rsidR="189CB30A" w:rsidRPr="00955482">
        <w:rPr>
          <w:rFonts w:cs="Times New Roman"/>
          <w:shd w:val="clear" w:color="auto" w:fill="FFFFFF"/>
        </w:rPr>
        <w:t xml:space="preserve">for all </w:t>
      </w:r>
      <w:del w:id="201" w:author="Neil Jordan" w:date="2024-12-15T23:38:00Z">
        <w:r w:rsidR="008E1D13" w:rsidRPr="2B14FE2C" w:rsidDel="189CB30A">
          <w:rPr>
            <w:rFonts w:cs="Times New Roman"/>
          </w:rPr>
          <w:delText xml:space="preserve">the </w:delText>
        </w:r>
      </w:del>
      <w:r w:rsidR="189CB30A" w:rsidRPr="00955482">
        <w:rPr>
          <w:rFonts w:cs="Times New Roman"/>
          <w:shd w:val="clear" w:color="auto" w:fill="FFFFFF"/>
        </w:rPr>
        <w:t xml:space="preserve">survey sites combined. </w:t>
      </w:r>
      <w:r w:rsidR="6AD5E3BE">
        <w:rPr>
          <w:rFonts w:cs="Times New Roman"/>
          <w:shd w:val="clear" w:color="auto" w:fill="FFFFFF"/>
        </w:rPr>
        <w:t xml:space="preserve">Species abundance and richness for each functional group were also calculated. </w:t>
      </w:r>
      <w:del w:id="202" w:author="Neil Jordan" w:date="2024-12-15T23:38:00Z">
        <w:r w:rsidR="008E1D13" w:rsidRPr="2B14FE2C" w:rsidDel="4081A570">
          <w:rPr>
            <w:rFonts w:cs="Times New Roman"/>
          </w:rPr>
          <w:delText xml:space="preserve">The 2024 results were compared with </w:delText>
        </w:r>
        <w:r w:rsidR="008E1D13" w:rsidRPr="2B14FE2C" w:rsidDel="3662A8EF">
          <w:rPr>
            <w:rFonts w:cs="Times New Roman"/>
          </w:rPr>
          <w:delText>2023 results</w:delText>
        </w:r>
        <w:r w:rsidR="008E1D13" w:rsidRPr="2B14FE2C" w:rsidDel="5DB3620F">
          <w:rPr>
            <w:rFonts w:cs="Times New Roman"/>
          </w:rPr>
          <w:delText>.</w:delText>
        </w:r>
      </w:del>
    </w:p>
    <w:p w14:paraId="0039FFDC" w14:textId="760F93A1" w:rsidR="2B14FE2C" w:rsidRDefault="2B14FE2C" w:rsidP="2B14FE2C">
      <w:pPr>
        <w:spacing w:after="0" w:line="360" w:lineRule="auto"/>
        <w:ind w:right="-22"/>
        <w:jc w:val="both"/>
        <w:rPr>
          <w:ins w:id="203" w:author="Neil Jordan" w:date="2024-12-15T23:38:00Z" w16du:dateUtc="2024-12-15T23:38:37Z"/>
          <w:rFonts w:cs="Times New Roman"/>
        </w:rPr>
      </w:pPr>
    </w:p>
    <w:p w14:paraId="7D68DC32" w14:textId="121DE529" w:rsidR="00EE4D0B" w:rsidRDefault="61556756">
      <w:pPr>
        <w:spacing w:after="0" w:line="360" w:lineRule="auto"/>
        <w:ind w:right="-22" w:firstLine="720"/>
        <w:jc w:val="both"/>
        <w:rPr>
          <w:rFonts w:cs="Times New Roman"/>
          <w:shd w:val="clear" w:color="auto" w:fill="FFFFFF"/>
        </w:rPr>
        <w:pPrChange w:id="204" w:author="Neil Jordan" w:date="2024-12-15T23:38:00Z">
          <w:pPr>
            <w:spacing w:after="0" w:line="360" w:lineRule="auto"/>
            <w:ind w:right="-22"/>
            <w:jc w:val="both"/>
          </w:pPr>
        </w:pPrChange>
      </w:pPr>
      <w:r>
        <w:rPr>
          <w:rFonts w:cs="Times New Roman"/>
          <w:shd w:val="clear" w:color="auto" w:fill="FFFFFF"/>
        </w:rPr>
        <w:lastRenderedPageBreak/>
        <w:t xml:space="preserve">For herbivore survey data, we calculated </w:t>
      </w:r>
      <w:r w:rsidR="252EC44A">
        <w:rPr>
          <w:rFonts w:cs="Times New Roman"/>
          <w:shd w:val="clear" w:color="auto" w:fill="FFFFFF"/>
        </w:rPr>
        <w:t xml:space="preserve">overall </w:t>
      </w:r>
      <w:r>
        <w:rPr>
          <w:rFonts w:cs="Times New Roman"/>
          <w:shd w:val="clear" w:color="auto" w:fill="FFFFFF"/>
        </w:rPr>
        <w:t xml:space="preserve">species richness and abundance for </w:t>
      </w:r>
      <w:r w:rsidR="0AFD2B9D">
        <w:rPr>
          <w:rFonts w:cs="Times New Roman"/>
          <w:shd w:val="clear" w:color="auto" w:fill="FFFFFF"/>
        </w:rPr>
        <w:t xml:space="preserve">both </w:t>
      </w:r>
      <w:r w:rsidR="653E7B40">
        <w:rPr>
          <w:rFonts w:cs="Times New Roman"/>
          <w:shd w:val="clear" w:color="auto" w:fill="FFFFFF"/>
        </w:rPr>
        <w:t>habitats</w:t>
      </w:r>
      <w:r w:rsidR="0AFD2B9D">
        <w:rPr>
          <w:rFonts w:cs="Times New Roman"/>
          <w:shd w:val="clear" w:color="auto" w:fill="FFFFFF"/>
        </w:rPr>
        <w:t xml:space="preserve"> (‘mopane’ and ‘floodplain’, </w:t>
      </w:r>
      <w:r w:rsidR="0AFD2B9D" w:rsidRPr="0097615E">
        <w:rPr>
          <w:rFonts w:cs="Times New Roman"/>
          <w:highlight w:val="yellow"/>
          <w:shd w:val="clear" w:color="auto" w:fill="FFFFFF"/>
        </w:rPr>
        <w:t>Fig x</w:t>
      </w:r>
      <w:r w:rsidR="0AFD2B9D">
        <w:rPr>
          <w:rFonts w:cs="Times New Roman"/>
          <w:shd w:val="clear" w:color="auto" w:fill="FFFFFF"/>
        </w:rPr>
        <w:t>)</w:t>
      </w:r>
      <w:r w:rsidR="55B558D1">
        <w:rPr>
          <w:rFonts w:cs="Times New Roman"/>
          <w:shd w:val="clear" w:color="auto" w:fill="FFFFFF"/>
        </w:rPr>
        <w:t xml:space="preserve">, </w:t>
      </w:r>
      <w:r w:rsidR="252EC44A">
        <w:rPr>
          <w:rFonts w:cs="Times New Roman"/>
          <w:shd w:val="clear" w:color="auto" w:fill="FFFFFF"/>
        </w:rPr>
        <w:t xml:space="preserve">and compared species richness and abundance </w:t>
      </w:r>
      <w:r w:rsidR="3F80553D">
        <w:rPr>
          <w:rFonts w:cs="Times New Roman"/>
          <w:shd w:val="clear" w:color="auto" w:fill="FFFFFF"/>
        </w:rPr>
        <w:t>for different orders</w:t>
      </w:r>
      <w:r w:rsidR="66FA8A08">
        <w:rPr>
          <w:rFonts w:cs="Times New Roman"/>
          <w:shd w:val="clear" w:color="auto" w:fill="FFFFFF"/>
        </w:rPr>
        <w:t xml:space="preserve"> (</w:t>
      </w:r>
      <w:r w:rsidR="66FA8A08" w:rsidRPr="2B14FE2C">
        <w:rPr>
          <w:rFonts w:cs="Times New Roman"/>
          <w:i/>
          <w:iCs/>
          <w:shd w:val="clear" w:color="auto" w:fill="FFFFFF"/>
        </w:rPr>
        <w:t xml:space="preserve">Artiodactyla, Carnivora, </w:t>
      </w:r>
      <w:proofErr w:type="spellStart"/>
      <w:r w:rsidR="66FA8A08" w:rsidRPr="2B14FE2C">
        <w:rPr>
          <w:rFonts w:cs="Times New Roman"/>
          <w:i/>
          <w:iCs/>
          <w:shd w:val="clear" w:color="auto" w:fill="FFFFFF"/>
        </w:rPr>
        <w:t>Perissodactyla</w:t>
      </w:r>
      <w:proofErr w:type="spellEnd"/>
      <w:r w:rsidR="66FA8A08" w:rsidRPr="2B14FE2C">
        <w:rPr>
          <w:rFonts w:cs="Times New Roman"/>
          <w:i/>
          <w:iCs/>
          <w:shd w:val="clear" w:color="auto" w:fill="FFFFFF"/>
        </w:rPr>
        <w:t>, Primates, Proboscidea, Rodentia, Struthioniformes</w:t>
      </w:r>
      <w:r w:rsidR="66FA8A08">
        <w:rPr>
          <w:rFonts w:cs="Times New Roman"/>
          <w:shd w:val="clear" w:color="auto" w:fill="FFFFFF"/>
        </w:rPr>
        <w:t>)</w:t>
      </w:r>
      <w:r w:rsidR="57C7E0D7">
        <w:rPr>
          <w:rFonts w:cs="Times New Roman"/>
          <w:shd w:val="clear" w:color="auto" w:fill="FFFFFF"/>
        </w:rPr>
        <w:t xml:space="preserve">. </w:t>
      </w:r>
      <w:del w:id="205" w:author="Neil Jordan" w:date="2024-12-15T23:37:00Z">
        <w:r w:rsidR="00372B5A" w:rsidRPr="2B14FE2C" w:rsidDel="7AE79935">
          <w:rPr>
            <w:rFonts w:cs="Times New Roman"/>
          </w:rPr>
          <w:delText>The 2024 results were compared with 2023 result</w:delText>
        </w:r>
        <w:r w:rsidR="00372B5A" w:rsidRPr="2B14FE2C" w:rsidDel="0194469E">
          <w:rPr>
            <w:rFonts w:cs="Times New Roman"/>
          </w:rPr>
          <w:delText>s</w:delText>
        </w:r>
        <w:r w:rsidR="00372B5A" w:rsidRPr="2B14FE2C" w:rsidDel="7AE79935">
          <w:rPr>
            <w:rFonts w:cs="Times New Roman"/>
          </w:rPr>
          <w:delText xml:space="preserve">. </w:delText>
        </w:r>
      </w:del>
      <w:r w:rsidR="65C5387D">
        <w:rPr>
          <w:rFonts w:cs="Times New Roman"/>
          <w:shd w:val="clear" w:color="auto" w:fill="FFFFFF"/>
        </w:rPr>
        <w:t>We also used the</w:t>
      </w:r>
      <w:r w:rsidR="57C7E0D7">
        <w:rPr>
          <w:rFonts w:cs="Times New Roman"/>
          <w:shd w:val="clear" w:color="auto" w:fill="FFFFFF"/>
        </w:rPr>
        <w:t xml:space="preserve"> </w:t>
      </w:r>
      <w:r w:rsidR="653E7B40">
        <w:rPr>
          <w:rFonts w:cs="Times New Roman"/>
          <w:shd w:val="clear" w:color="auto" w:fill="FFFFFF"/>
        </w:rPr>
        <w:t>D</w:t>
      </w:r>
      <w:r w:rsidR="57C7E0D7">
        <w:rPr>
          <w:rFonts w:cs="Times New Roman"/>
          <w:shd w:val="clear" w:color="auto" w:fill="FFFFFF"/>
        </w:rPr>
        <w:t>istance pa</w:t>
      </w:r>
      <w:r w:rsidR="653E7B40">
        <w:rPr>
          <w:rFonts w:cs="Times New Roman"/>
          <w:shd w:val="clear" w:color="auto" w:fill="FFFFFF"/>
        </w:rPr>
        <w:t>ckage (</w:t>
      </w:r>
      <w:commentRangeStart w:id="206"/>
      <w:r w:rsidR="653E7B40">
        <w:rPr>
          <w:rFonts w:cs="Times New Roman"/>
          <w:shd w:val="clear" w:color="auto" w:fill="FFFFFF"/>
        </w:rPr>
        <w:t>CITE)</w:t>
      </w:r>
      <w:commentRangeEnd w:id="206"/>
      <w:r w:rsidR="00372B5A">
        <w:rPr>
          <w:rStyle w:val="CommentReference"/>
        </w:rPr>
        <w:commentReference w:id="206"/>
      </w:r>
      <w:r w:rsidR="65C5387D">
        <w:rPr>
          <w:rFonts w:cs="Times New Roman"/>
          <w:shd w:val="clear" w:color="auto" w:fill="FFFFFF"/>
        </w:rPr>
        <w:t xml:space="preserve"> to estimate a</w:t>
      </w:r>
      <w:r w:rsidR="541642D5" w:rsidRPr="00955482">
        <w:rPr>
          <w:rFonts w:cs="Times New Roman"/>
          <w:shd w:val="clear" w:color="auto" w:fill="FFFFFF"/>
        </w:rPr>
        <w:t xml:space="preserve"> single Detection </w:t>
      </w:r>
      <w:r w:rsidR="7A5A28BC">
        <w:rPr>
          <w:rFonts w:cs="Times New Roman"/>
          <w:shd w:val="clear" w:color="auto" w:fill="FFFFFF"/>
        </w:rPr>
        <w:t xml:space="preserve">Function </w:t>
      </w:r>
      <w:r w:rsidR="541642D5" w:rsidRPr="00955482">
        <w:rPr>
          <w:rFonts w:cs="Times New Roman"/>
          <w:shd w:val="clear" w:color="auto" w:fill="FFFFFF"/>
        </w:rPr>
        <w:t xml:space="preserve">for each species in each habitat and calculated the density of each species in each habitat. Overall densities (both habitats combined) were used to estimate the abundance of each species across the entire </w:t>
      </w:r>
      <w:del w:id="207" w:author="Neil Jordan" w:date="2024-12-15T23:40:00Z">
        <w:r w:rsidR="00372B5A" w:rsidRPr="2B14FE2C" w:rsidDel="541642D5">
          <w:rPr>
            <w:rFonts w:cs="Times New Roman"/>
          </w:rPr>
          <w:delText>Khwai Private Reserve</w:delText>
        </w:r>
      </w:del>
      <w:ins w:id="208" w:author="Neil Jordan" w:date="2024-12-15T23:40:00Z">
        <w:r w:rsidR="79BC4D8B" w:rsidRPr="0BB3AAD9">
          <w:rPr>
            <w:rFonts w:cs="Times New Roman"/>
          </w:rPr>
          <w:t>KPR</w:t>
        </w:r>
      </w:ins>
      <w:r w:rsidR="541642D5" w:rsidRPr="00955482">
        <w:rPr>
          <w:rFonts w:cs="Times New Roman"/>
          <w:shd w:val="clear" w:color="auto" w:fill="FFFFFF"/>
        </w:rPr>
        <w:t xml:space="preserve"> </w:t>
      </w:r>
      <w:commentRangeStart w:id="209"/>
      <w:commentRangeStart w:id="210"/>
      <w:r w:rsidR="541642D5" w:rsidRPr="00955482">
        <w:rPr>
          <w:rFonts w:cs="Times New Roman"/>
          <w:shd w:val="clear" w:color="auto" w:fill="FFFFFF"/>
        </w:rPr>
        <w:t>(~</w:t>
      </w:r>
      <w:commentRangeStart w:id="211"/>
      <w:r w:rsidR="541642D5" w:rsidRPr="00955482">
        <w:rPr>
          <w:rFonts w:cs="Times New Roman"/>
          <w:shd w:val="clear" w:color="auto" w:fill="FFFFFF"/>
        </w:rPr>
        <w:t>2000km2</w:t>
      </w:r>
      <w:commentRangeEnd w:id="211"/>
      <w:r w:rsidR="002F1135">
        <w:rPr>
          <w:rStyle w:val="CommentReference"/>
        </w:rPr>
        <w:commentReference w:id="211"/>
      </w:r>
      <w:r w:rsidR="541642D5" w:rsidRPr="00955482">
        <w:rPr>
          <w:rFonts w:cs="Times New Roman"/>
          <w:shd w:val="clear" w:color="auto" w:fill="FFFFFF"/>
        </w:rPr>
        <w:t>).</w:t>
      </w:r>
      <w:commentRangeEnd w:id="209"/>
      <w:r>
        <w:rPr>
          <w:rStyle w:val="CommentReference"/>
        </w:rPr>
        <w:commentReference w:id="209"/>
      </w:r>
      <w:commentRangeEnd w:id="210"/>
      <w:r w:rsidR="00D3714B">
        <w:rPr>
          <w:rStyle w:val="CommentReference"/>
        </w:rPr>
        <w:commentReference w:id="210"/>
      </w:r>
    </w:p>
    <w:p w14:paraId="32BA6F1A" w14:textId="2237A40B" w:rsidR="006E6642" w:rsidRPr="00955482" w:rsidRDefault="006E6642" w:rsidP="00955482">
      <w:pPr>
        <w:spacing w:after="0" w:line="360" w:lineRule="auto"/>
        <w:ind w:right="-22"/>
        <w:jc w:val="both"/>
        <w:rPr>
          <w:rFonts w:cs="Times New Roman"/>
          <w:shd w:val="clear" w:color="auto" w:fill="FFFFFF"/>
        </w:rPr>
      </w:pPr>
      <w:r>
        <w:rPr>
          <w:rFonts w:cs="Times New Roman"/>
          <w:shd w:val="clear" w:color="auto" w:fill="FFFFFF"/>
        </w:rPr>
        <w:t xml:space="preserve">We compared the effects of burning on invertebrate abundance and richness using a </w:t>
      </w:r>
      <w:commentRangeStart w:id="212"/>
      <w:r>
        <w:rPr>
          <w:rFonts w:cs="Times New Roman"/>
          <w:shd w:val="clear" w:color="auto" w:fill="FFFFFF"/>
        </w:rPr>
        <w:t>generalised linear mixed model</w:t>
      </w:r>
      <w:commentRangeEnd w:id="212"/>
      <w:r w:rsidR="002024EA">
        <w:rPr>
          <w:rStyle w:val="CommentReference"/>
        </w:rPr>
        <w:commentReference w:id="212"/>
      </w:r>
      <w:r>
        <w:rPr>
          <w:rFonts w:cs="Times New Roman"/>
          <w:shd w:val="clear" w:color="auto" w:fill="FFFFFF"/>
        </w:rPr>
        <w:t xml:space="preserve">, fit </w:t>
      </w:r>
      <w:r w:rsidR="00814868">
        <w:rPr>
          <w:rFonts w:cs="Times New Roman"/>
          <w:shd w:val="clear" w:color="auto" w:fill="FFFFFF"/>
        </w:rPr>
        <w:t>with the ‘</w:t>
      </w:r>
      <w:proofErr w:type="spellStart"/>
      <w:r w:rsidR="00814868">
        <w:rPr>
          <w:rFonts w:cs="Times New Roman"/>
          <w:shd w:val="clear" w:color="auto" w:fill="FFFFFF"/>
        </w:rPr>
        <w:t>glmmTMB</w:t>
      </w:r>
      <w:proofErr w:type="spellEnd"/>
      <w:r w:rsidR="00814868">
        <w:rPr>
          <w:rFonts w:cs="Times New Roman"/>
          <w:shd w:val="clear" w:color="auto" w:fill="FFFFFF"/>
        </w:rPr>
        <w:t>’ package</w:t>
      </w:r>
      <w:r w:rsidR="002024EA">
        <w:rPr>
          <w:rFonts w:cs="Times New Roman"/>
          <w:shd w:val="clear" w:color="auto" w:fill="FFFFFF"/>
        </w:rPr>
        <w:t xml:space="preserve"> </w:t>
      </w:r>
      <w:r w:rsidR="002024EA">
        <w:rPr>
          <w:rFonts w:cs="Times New Roman"/>
          <w:shd w:val="clear" w:color="auto" w:fill="FFFFFF"/>
        </w:rPr>
        <w:fldChar w:fldCharType="begin"/>
      </w:r>
      <w:r w:rsidR="002024EA">
        <w:rPr>
          <w:rFonts w:cs="Times New Roman"/>
          <w:shd w:val="clear" w:color="auto" w:fill="FFFFFF"/>
        </w:rPr>
        <w:instrText xml:space="preserve"> ADDIN ZOTERO_ITEM CSL_CITATION {"citationID":"Inj5Exyx","properties":{"formattedCitation":"(Brooks et al., 2017)","plainCitation":"(Brooks et al., 2017)","noteIndex":0},"citationItems":[{"id":725,"uris":["http://zotero.org/users/14928561/items/PRQW7P5Z"],"itemData":{"id":725,"type":"article-journal","container-title":"The R Journal","ISSN":"2073-4859","issue":"2","language":"en","page":"378-400","source":"journal.r-project.org","title":"glmmTMB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J."},{"family":"Mächler","given":"Martin"},{"family":"Bolker","given":"Benjamin M."}],"issued":{"date-parts":[["2017"]]}}}],"schema":"https://github.com/citation-style-language/schema/raw/master/csl-citation.json"} </w:instrText>
      </w:r>
      <w:r w:rsidR="002024EA">
        <w:rPr>
          <w:rFonts w:cs="Times New Roman"/>
          <w:shd w:val="clear" w:color="auto" w:fill="FFFFFF"/>
        </w:rPr>
        <w:fldChar w:fldCharType="separate"/>
      </w:r>
      <w:r w:rsidR="002024EA" w:rsidRPr="002024EA">
        <w:rPr>
          <w:rFonts w:ascii="Calibri" w:hAnsi="Calibri" w:cs="Calibri"/>
        </w:rPr>
        <w:t>(Brooks et al., 2017)</w:t>
      </w:r>
      <w:r w:rsidR="002024EA">
        <w:rPr>
          <w:rFonts w:cs="Times New Roman"/>
          <w:shd w:val="clear" w:color="auto" w:fill="FFFFFF"/>
        </w:rPr>
        <w:fldChar w:fldCharType="end"/>
      </w:r>
      <w:r w:rsidR="00814868">
        <w:rPr>
          <w:rFonts w:cs="Times New Roman"/>
          <w:shd w:val="clear" w:color="auto" w:fill="FFFFFF"/>
        </w:rPr>
        <w:t xml:space="preserve">. The model for species richness used a </w:t>
      </w:r>
      <w:r w:rsidR="00565BE4">
        <w:rPr>
          <w:rFonts w:cs="Times New Roman"/>
          <w:shd w:val="clear" w:color="auto" w:fill="FFFFFF"/>
        </w:rPr>
        <w:t>Gaussian</w:t>
      </w:r>
      <w:r w:rsidR="00814868">
        <w:rPr>
          <w:rFonts w:cs="Times New Roman"/>
          <w:shd w:val="clear" w:color="auto" w:fill="FFFFFF"/>
        </w:rPr>
        <w:t xml:space="preserve"> family with a</w:t>
      </w:r>
      <w:r w:rsidR="00E75439">
        <w:rPr>
          <w:rFonts w:cs="Times New Roman"/>
          <w:shd w:val="clear" w:color="auto" w:fill="FFFFFF"/>
        </w:rPr>
        <w:t xml:space="preserve">n identity link, and the model for species abundance used a </w:t>
      </w:r>
      <w:r w:rsidR="00421600">
        <w:rPr>
          <w:rFonts w:cs="Times New Roman"/>
          <w:shd w:val="clear" w:color="auto" w:fill="FFFFFF"/>
        </w:rPr>
        <w:t xml:space="preserve">negative binomial family with linear parameterisation and a log link. Both models </w:t>
      </w:r>
      <w:r w:rsidR="00775E55">
        <w:rPr>
          <w:rFonts w:cs="Times New Roman"/>
          <w:shd w:val="clear" w:color="auto" w:fill="FFFFFF"/>
        </w:rPr>
        <w:t>included</w:t>
      </w:r>
      <w:r w:rsidR="007E4D28">
        <w:rPr>
          <w:rFonts w:cs="Times New Roman"/>
          <w:shd w:val="clear" w:color="auto" w:fill="FFFFFF"/>
        </w:rPr>
        <w:t xml:space="preserve"> date and treatment </w:t>
      </w:r>
      <w:r w:rsidR="00775E55">
        <w:rPr>
          <w:rFonts w:cs="Times New Roman"/>
          <w:shd w:val="clear" w:color="auto" w:fill="FFFFFF"/>
        </w:rPr>
        <w:t xml:space="preserve">as fixed </w:t>
      </w:r>
      <w:proofErr w:type="gramStart"/>
      <w:r w:rsidR="00775E55">
        <w:rPr>
          <w:rFonts w:cs="Times New Roman"/>
          <w:shd w:val="clear" w:color="auto" w:fill="FFFFFF"/>
        </w:rPr>
        <w:t>effects</w:t>
      </w:r>
      <w:r w:rsidR="007E4D28">
        <w:rPr>
          <w:rFonts w:cs="Times New Roman"/>
          <w:shd w:val="clear" w:color="auto" w:fill="FFFFFF"/>
        </w:rPr>
        <w:t>, and</w:t>
      </w:r>
      <w:proofErr w:type="gramEnd"/>
      <w:r w:rsidR="007E4D28">
        <w:rPr>
          <w:rFonts w:cs="Times New Roman"/>
          <w:shd w:val="clear" w:color="auto" w:fill="FFFFFF"/>
        </w:rPr>
        <w:t xml:space="preserve"> </w:t>
      </w:r>
      <w:r w:rsidR="002024EA" w:rsidRPr="002024EA">
        <w:rPr>
          <w:rFonts w:cs="Times New Roman"/>
          <w:shd w:val="clear" w:color="auto" w:fill="FFFFFF"/>
        </w:rPr>
        <w:t xml:space="preserve">replicate </w:t>
      </w:r>
      <w:r w:rsidR="002024EA">
        <w:rPr>
          <w:rFonts w:cs="Times New Roman"/>
          <w:shd w:val="clear" w:color="auto" w:fill="FFFFFF"/>
        </w:rPr>
        <w:t xml:space="preserve">as </w:t>
      </w:r>
      <w:r w:rsidR="00761091">
        <w:rPr>
          <w:rFonts w:cs="Times New Roman"/>
          <w:shd w:val="clear" w:color="auto" w:fill="FFFFFF"/>
        </w:rPr>
        <w:t>a random effect. Assumptions were checked using the ‘performance’ package</w:t>
      </w:r>
      <w:r w:rsidR="002024EA">
        <w:rPr>
          <w:rFonts w:cs="Times New Roman"/>
          <w:shd w:val="clear" w:color="auto" w:fill="FFFFFF"/>
        </w:rPr>
        <w:t xml:space="preserve"> </w:t>
      </w:r>
      <w:r w:rsidR="002024EA">
        <w:rPr>
          <w:rFonts w:cs="Times New Roman"/>
          <w:shd w:val="clear" w:color="auto" w:fill="FFFFFF"/>
        </w:rPr>
        <w:fldChar w:fldCharType="begin"/>
      </w:r>
      <w:r w:rsidR="002024EA">
        <w:rPr>
          <w:rFonts w:cs="Times New Roman"/>
          <w:shd w:val="clear" w:color="auto" w:fill="FFFFFF"/>
        </w:rPr>
        <w:instrText xml:space="preserve"> ADDIN ZOTERO_ITEM CSL_CITATION {"citationID":"duuF6HhW","properties":{"formattedCitation":"(L\\uc0\\u252{}decke et al., 2021)","plainCitation":"(Lüdecke et al., 2021)","noteIndex":0},"citationItems":[{"id":791,"uris":["http://zotero.org/users/14928561/items/JVVHVRIP"],"itemData":{"id":791,"type":"article-journal","abstract":"Lüdecke et al., (2021). performance: An R Package for Assessment, Comparison and Testing of Statistical Models. Journal of Open Source Software, 6(60), 3139, https://doi.org/10.21105/joss.03139","container-title":"Journal of Open Source Software","DOI":"10.21105/joss.03139","ISSN":"2475-9066","issue":"60","language":"en","page":"3139","source":"joss.theoj.org","title":"performance: An R Package for Assessment, Comparison and Testing of Statistical Models","title-short":"performance","volume":"6","author":[{"family":"Lüdecke","given":"Daniel"},{"family":"Ben-Shachar","given":"Mattan S."},{"family":"Patil","given":"Indrajeet"},{"family":"Waggoner","given":"Philip"},{"family":"Makowski","given":"Dominique"}],"issued":{"date-parts":[["2021",4,21]]}}}],"schema":"https://github.com/citation-style-language/schema/raw/master/csl-citation.json"} </w:instrText>
      </w:r>
      <w:r w:rsidR="002024EA">
        <w:rPr>
          <w:rFonts w:cs="Times New Roman"/>
          <w:shd w:val="clear" w:color="auto" w:fill="FFFFFF"/>
        </w:rPr>
        <w:fldChar w:fldCharType="separate"/>
      </w:r>
      <w:r w:rsidR="002024EA" w:rsidRPr="002024EA">
        <w:rPr>
          <w:rFonts w:ascii="Calibri" w:hAnsi="Calibri" w:cs="Calibri"/>
          <w:kern w:val="0"/>
        </w:rPr>
        <w:t>(Lüdecke et al., 2021)</w:t>
      </w:r>
      <w:r w:rsidR="002024EA">
        <w:rPr>
          <w:rFonts w:cs="Times New Roman"/>
          <w:shd w:val="clear" w:color="auto" w:fill="FFFFFF"/>
        </w:rPr>
        <w:fldChar w:fldCharType="end"/>
      </w:r>
      <w:r w:rsidR="002024EA">
        <w:rPr>
          <w:rFonts w:cs="Times New Roman"/>
          <w:shd w:val="clear" w:color="auto" w:fill="FFFFFF"/>
        </w:rPr>
        <w:t>.</w:t>
      </w:r>
      <w:r w:rsidR="00761091">
        <w:rPr>
          <w:rFonts w:cs="Times New Roman"/>
          <w:shd w:val="clear" w:color="auto" w:fill="FFFFFF"/>
        </w:rPr>
        <w:t xml:space="preserve"> </w:t>
      </w:r>
    </w:p>
    <w:p w14:paraId="32D91956" w14:textId="77777777" w:rsidR="00CA3723" w:rsidRPr="00955482" w:rsidRDefault="00CA3723" w:rsidP="00955482">
      <w:pPr>
        <w:spacing w:after="0" w:line="360" w:lineRule="auto"/>
        <w:ind w:right="-22"/>
        <w:jc w:val="both"/>
        <w:rPr>
          <w:rFonts w:cs="Times New Roman"/>
          <w:shd w:val="clear" w:color="auto" w:fill="FFFFFF"/>
        </w:rPr>
      </w:pPr>
    </w:p>
    <w:p w14:paraId="32D9DE71" w14:textId="3BBB7FBD" w:rsidR="00857E8A" w:rsidRDefault="005145BB" w:rsidP="005145BB">
      <w:pPr>
        <w:pStyle w:val="Heading1"/>
      </w:pPr>
      <w:bookmarkStart w:id="213" w:name="_Toc183522441"/>
      <w:r>
        <w:t>Results and Discussion</w:t>
      </w:r>
      <w:bookmarkEnd w:id="213"/>
    </w:p>
    <w:p w14:paraId="1687EB47" w14:textId="4DB2BD39" w:rsidR="005145BB" w:rsidRDefault="005145BB" w:rsidP="005145BB">
      <w:pPr>
        <w:pStyle w:val="Heading2"/>
      </w:pPr>
      <w:bookmarkStart w:id="214" w:name="_Toc183522442"/>
      <w:r>
        <w:t>Rainfall, flow, and flooding</w:t>
      </w:r>
      <w:bookmarkEnd w:id="214"/>
    </w:p>
    <w:p w14:paraId="7075136D" w14:textId="1B80B480" w:rsidR="00060448" w:rsidRDefault="00060448" w:rsidP="002F1135">
      <w:pPr>
        <w:pStyle w:val="Heading4"/>
      </w:pPr>
      <w:r>
        <w:t>Rainfall in the Okavango Delta</w:t>
      </w:r>
    </w:p>
    <w:p w14:paraId="1D7CB2B2" w14:textId="7422A845" w:rsidR="00060448" w:rsidRPr="00060448" w:rsidRDefault="00982D84" w:rsidP="001975A9">
      <w:pPr>
        <w:spacing w:line="360" w:lineRule="auto"/>
      </w:pPr>
      <w:r>
        <w:t xml:space="preserve">Cumulative annual rainfall </w:t>
      </w:r>
      <w:r w:rsidR="00712F40">
        <w:t xml:space="preserve">in the Delta was the lowest on record since 1980. It was lower than </w:t>
      </w:r>
      <w:r w:rsidR="00490CAC">
        <w:t xml:space="preserve">2023 </w:t>
      </w:r>
      <w:proofErr w:type="gramStart"/>
      <w:r w:rsidR="00490CAC">
        <w:t>rainfall, and</w:t>
      </w:r>
      <w:proofErr w:type="gramEnd"/>
      <w:r w:rsidR="00490CAC">
        <w:t xml:space="preserve"> was over 200mm lower than the long term average (Fig x). This was reflected in the dry conditions </w:t>
      </w:r>
      <w:r w:rsidR="00B54CCD">
        <w:t xml:space="preserve">in </w:t>
      </w:r>
      <w:proofErr w:type="spellStart"/>
      <w:r w:rsidR="00B54CCD">
        <w:t>Khwai</w:t>
      </w:r>
      <w:proofErr w:type="spellEnd"/>
      <w:r w:rsidR="00B54CCD">
        <w:t xml:space="preserve"> Reserve during </w:t>
      </w:r>
      <w:proofErr w:type="spellStart"/>
      <w:r w:rsidR="00B54CCD">
        <w:t>wilflife</w:t>
      </w:r>
      <w:proofErr w:type="spellEnd"/>
      <w:r w:rsidR="00B54CCD">
        <w:t xml:space="preserve"> surveys. </w:t>
      </w:r>
    </w:p>
    <w:commentRangeStart w:id="215"/>
    <w:p w14:paraId="17F1B16A" w14:textId="30A5AAAC" w:rsidR="00F11240" w:rsidRDefault="00A24D13" w:rsidP="00F11240">
      <w:r w:rsidRPr="00A24D13">
        <w:rPr>
          <w:noProof/>
        </w:rPr>
        <w:lastRenderedPageBreak/>
        <mc:AlternateContent>
          <mc:Choice Requires="wpg">
            <w:drawing>
              <wp:inline distT="0" distB="0" distL="0" distR="0" wp14:anchorId="5E915882" wp14:editId="0B6E26CB">
                <wp:extent cx="5731510" cy="3930684"/>
                <wp:effectExtent l="0" t="0" r="2540" b="0"/>
                <wp:docPr id="1461059283" name="Group 7"/>
                <wp:cNvGraphicFramePr/>
                <a:graphic xmlns:a="http://schemas.openxmlformats.org/drawingml/2006/main">
                  <a:graphicData uri="http://schemas.microsoft.com/office/word/2010/wordprocessingGroup">
                    <wpg:wgp>
                      <wpg:cNvGrpSpPr/>
                      <wpg:grpSpPr>
                        <a:xfrm>
                          <a:off x="0" y="0"/>
                          <a:ext cx="5731510" cy="3930684"/>
                          <a:chOff x="0" y="0"/>
                          <a:chExt cx="7315215" cy="5486411"/>
                        </a:xfrm>
                      </wpg:grpSpPr>
                      <pic:pic xmlns:pic="http://schemas.openxmlformats.org/drawingml/2006/picture">
                        <pic:nvPicPr>
                          <pic:cNvPr id="440275560" name="Picture 440275560" descr="A graph with blue lines&#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15215" cy="5486411"/>
                          </a:xfrm>
                          <a:prstGeom prst="rect">
                            <a:avLst/>
                          </a:prstGeom>
                        </pic:spPr>
                      </pic:pic>
                      <pic:pic xmlns:pic="http://schemas.openxmlformats.org/drawingml/2006/picture">
                        <pic:nvPicPr>
                          <pic:cNvPr id="37023057" name="Picture 37023057"/>
                          <pic:cNvPicPr>
                            <a:picLocks noChangeAspect="1"/>
                          </pic:cNvPicPr>
                        </pic:nvPicPr>
                        <pic:blipFill>
                          <a:blip r:embed="rId21"/>
                          <a:stretch>
                            <a:fillRect/>
                          </a:stretch>
                        </pic:blipFill>
                        <pic:spPr>
                          <a:xfrm>
                            <a:off x="644787" y="164592"/>
                            <a:ext cx="1223645" cy="1066191"/>
                          </a:xfrm>
                          <a:prstGeom prst="rect">
                            <a:avLst/>
                          </a:prstGeom>
                        </pic:spPr>
                      </pic:pic>
                    </wpg:wgp>
                  </a:graphicData>
                </a:graphic>
              </wp:inline>
            </w:drawing>
          </mc:Choice>
          <mc:Fallback xmlns:a14="http://schemas.microsoft.com/office/drawing/2010/main" xmlns:pic="http://schemas.openxmlformats.org/drawingml/2006/picture" xmlns:a="http://schemas.openxmlformats.org/drawingml/2006/main">
            <w:pict>
              <v:group id="Group 7" style="width:451.3pt;height:309.5pt;mso-position-horizontal-relative:char;mso-position-vertical-relative:line" coordsize="73152,54864" o:spid="_x0000_s1026" w14:anchorId="6064C99F"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40275560" style="position:absolute;width:73152;height:54864;visibility:visible;mso-wrap-style:square" alt="A graph with blue lines&#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">
                  <v:imagedata o:title="A graph with blue lines&#10;&#10;Description automatically generated" r:id="rId22"/>
                </v:shape>
                <v:shape id="Picture 37023057" style="position:absolute;left:6447;top:1645;width:12237;height:1066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">
                  <v:imagedata o:title="" r:id="rId23"/>
                </v:shape>
                <w10:anchorlock/>
              </v:group>
            </w:pict>
          </mc:Fallback>
        </mc:AlternateContent>
      </w:r>
      <w:commentRangeEnd w:id="215"/>
      <w:r w:rsidR="00E43C90">
        <w:rPr>
          <w:rStyle w:val="CommentReference"/>
        </w:rPr>
        <w:commentReference w:id="215"/>
      </w:r>
    </w:p>
    <w:p w14:paraId="18832D12" w14:textId="1783C39E" w:rsidR="00194CAF" w:rsidRDefault="00E43C90" w:rsidP="002F1135">
      <w:pPr>
        <w:pStyle w:val="Heading4"/>
      </w:pPr>
      <w:r>
        <w:t>Flow in the Okavango River</w:t>
      </w:r>
    </w:p>
    <w:p w14:paraId="17838463" w14:textId="13B0CC78" w:rsidR="00E43C90" w:rsidRPr="00E43C90" w:rsidRDefault="00B52D01" w:rsidP="001975A9">
      <w:pPr>
        <w:spacing w:line="360" w:lineRule="auto"/>
      </w:pPr>
      <w:r>
        <w:t xml:space="preserve">The </w:t>
      </w:r>
      <w:r w:rsidR="008448FB">
        <w:t>water</w:t>
      </w:r>
      <w:r w:rsidR="002F41DC">
        <w:t xml:space="preserve"> level </w:t>
      </w:r>
      <w:r>
        <w:t>of</w:t>
      </w:r>
      <w:r w:rsidR="002F41DC">
        <w:t xml:space="preserve"> the Okavango River at </w:t>
      </w:r>
      <w:proofErr w:type="spellStart"/>
      <w:r w:rsidR="00B44C4A">
        <w:t>Mohembo</w:t>
      </w:r>
      <w:proofErr w:type="spellEnd"/>
      <w:r w:rsidR="00B44C4A">
        <w:t xml:space="preserve"> </w:t>
      </w:r>
      <w:r>
        <w:t>was</w:t>
      </w:r>
      <w:r w:rsidR="00B44C4A">
        <w:t xml:space="preserve"> </w:t>
      </w:r>
      <w:r w:rsidR="002876F1">
        <w:t xml:space="preserve">the second lowest in five years </w:t>
      </w:r>
      <w:r w:rsidR="00B44C4A">
        <w:t>(2019-202</w:t>
      </w:r>
      <w:r w:rsidR="002876F1">
        <w:t>4</w:t>
      </w:r>
      <w:r w:rsidR="00B44C4A">
        <w:t>)</w:t>
      </w:r>
      <w:r w:rsidR="008448FB">
        <w:t xml:space="preserve">, </w:t>
      </w:r>
      <w:r w:rsidR="00B56AB8">
        <w:t>and held at a constant level in comparison to previous years, which often have two peaks (Fig x)</w:t>
      </w:r>
    </w:p>
    <w:p w14:paraId="6404717D" w14:textId="1131B992" w:rsidR="00194CAF" w:rsidRDefault="003F66F1" w:rsidP="00F11240">
      <w:commentRangeStart w:id="216"/>
      <w:r>
        <w:rPr>
          <w:noProof/>
        </w:rPr>
        <w:drawing>
          <wp:inline distT="0" distB="0" distL="0" distR="0" wp14:anchorId="09AE2B64" wp14:editId="40E23D5F">
            <wp:extent cx="5590540" cy="3291840"/>
            <wp:effectExtent l="19050" t="19050" r="10160" b="22860"/>
            <wp:docPr id="19202878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0540" cy="3291840"/>
                    </a:xfrm>
                    <a:prstGeom prst="rect">
                      <a:avLst/>
                    </a:prstGeom>
                    <a:noFill/>
                    <a:ln>
                      <a:solidFill>
                        <a:schemeClr val="tx1"/>
                      </a:solidFill>
                    </a:ln>
                  </pic:spPr>
                </pic:pic>
              </a:graphicData>
            </a:graphic>
          </wp:inline>
        </w:drawing>
      </w:r>
      <w:commentRangeEnd w:id="216"/>
      <w:r w:rsidR="00676F34">
        <w:rPr>
          <w:rStyle w:val="CommentReference"/>
        </w:rPr>
        <w:commentReference w:id="216"/>
      </w:r>
    </w:p>
    <w:p w14:paraId="6CD7C37C" w14:textId="7244FBB3" w:rsidR="00676F34" w:rsidRDefault="004A1AFF" w:rsidP="002F1135">
      <w:pPr>
        <w:pStyle w:val="Heading4"/>
      </w:pPr>
      <w:r>
        <w:lastRenderedPageBreak/>
        <w:t>Flooding in the Okavango Delta</w:t>
      </w:r>
    </w:p>
    <w:p w14:paraId="6BE1A5CE" w14:textId="72199566" w:rsidR="000F58D8" w:rsidRDefault="00A4539D" w:rsidP="001975A9">
      <w:pPr>
        <w:spacing w:line="360" w:lineRule="auto"/>
      </w:pPr>
      <w:r>
        <w:t xml:space="preserve">Flooded area in 2024 was lower than 2023, </w:t>
      </w:r>
      <w:r w:rsidR="00507DB2">
        <w:t>with approximately 4375km</w:t>
      </w:r>
      <w:r w:rsidR="008F6CC2">
        <w:rPr>
          <w:vertAlign w:val="superscript"/>
        </w:rPr>
        <w:t>2</w:t>
      </w:r>
      <w:r w:rsidR="008F6CC2">
        <w:t xml:space="preserve"> </w:t>
      </w:r>
      <w:r w:rsidR="00507DB2">
        <w:t>inundated</w:t>
      </w:r>
      <w:r w:rsidR="00885474">
        <w:t>, which is relatively low in comparison to floods recorded 1988-2023</w:t>
      </w:r>
      <w:r w:rsidR="003F1BCB">
        <w:t xml:space="preserve"> (Fig x)</w:t>
      </w:r>
      <w:r w:rsidR="00507DB2">
        <w:t>.</w:t>
      </w:r>
      <w:r w:rsidR="00A87099">
        <w:t xml:space="preserve"> </w:t>
      </w:r>
      <w:r w:rsidR="002876F1">
        <w:t>All floods in the last five years have been below the overall median of 6250km</w:t>
      </w:r>
      <w:r w:rsidR="002876F1">
        <w:rPr>
          <w:vertAlign w:val="superscript"/>
        </w:rPr>
        <w:t>2</w:t>
      </w:r>
      <w:r w:rsidR="0085472C">
        <w:t>, but t</w:t>
      </w:r>
      <w:r w:rsidR="00B61484">
        <w:t>his is the lowest</w:t>
      </w:r>
      <w:r w:rsidR="002876F1">
        <w:t>, reflecting the low flow recorded upstream</w:t>
      </w:r>
      <w:r w:rsidR="00FF5CB3">
        <w:t xml:space="preserve"> (Fig x)</w:t>
      </w:r>
      <w:r w:rsidR="002876F1">
        <w:t>.</w:t>
      </w:r>
      <w:r w:rsidR="0085472C">
        <w:t xml:space="preserve"> </w:t>
      </w:r>
      <w:r w:rsidR="00FF5CB3">
        <w:t xml:space="preserve">This is apparent </w:t>
      </w:r>
      <w:r w:rsidR="00AA11A5">
        <w:t>in a comparison</w:t>
      </w:r>
      <w:r w:rsidR="00855C79">
        <w:t xml:space="preserve"> </w:t>
      </w:r>
      <w:r w:rsidR="00AA11A5">
        <w:t>of</w:t>
      </w:r>
      <w:r w:rsidR="00855C79">
        <w:t xml:space="preserve"> 2024 flooding and flooding </w:t>
      </w:r>
      <w:r w:rsidR="00061AB2">
        <w:t>during a</w:t>
      </w:r>
      <w:r w:rsidR="00855C79">
        <w:t xml:space="preserve"> recent high flood event (2011)</w:t>
      </w:r>
      <w:r w:rsidR="00903810">
        <w:t xml:space="preserve"> across the whole Delta (Fig x</w:t>
      </w:r>
      <w:r w:rsidR="00AA11A5">
        <w:t xml:space="preserve">), </w:t>
      </w:r>
      <w:proofErr w:type="gramStart"/>
      <w:r w:rsidR="00AA11A5">
        <w:t>and also</w:t>
      </w:r>
      <w:proofErr w:type="gramEnd"/>
      <w:r w:rsidR="00903810">
        <w:t xml:space="preserve"> in </w:t>
      </w:r>
      <w:proofErr w:type="spellStart"/>
      <w:r w:rsidR="00D64975">
        <w:t>Khwai</w:t>
      </w:r>
      <w:proofErr w:type="spellEnd"/>
      <w:r w:rsidR="00D64975">
        <w:t xml:space="preserve"> Reserve, with less land inundated in 2024 compared to 2011 (fig</w:t>
      </w:r>
      <w:r w:rsidR="00602F8F">
        <w:t>s</w:t>
      </w:r>
      <w:r w:rsidR="00D64975">
        <w:t xml:space="preserve"> x</w:t>
      </w:r>
      <w:r w:rsidR="00602F8F">
        <w:t xml:space="preserve"> &amp; y</w:t>
      </w:r>
      <w:r w:rsidR="00D64975">
        <w:t>)</w:t>
      </w:r>
      <w:r w:rsidR="00602F8F">
        <w:t>.</w:t>
      </w:r>
    </w:p>
    <w:p w14:paraId="68306674" w14:textId="0FC74D00" w:rsidR="00FC49AF" w:rsidRDefault="000F58D8" w:rsidP="00F11240">
      <w:r>
        <w:t xml:space="preserve"> </w:t>
      </w:r>
      <w:commentRangeStart w:id="217"/>
      <w:r w:rsidR="00FC49AF">
        <w:rPr>
          <w:noProof/>
        </w:rPr>
        <w:drawing>
          <wp:inline distT="0" distB="0" distL="0" distR="0" wp14:anchorId="206451DD" wp14:editId="5FBE5AD2">
            <wp:extent cx="5354706" cy="4016326"/>
            <wp:effectExtent l="0" t="0" r="0" b="3810"/>
            <wp:docPr id="787502925" name="Picture 18"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2925" name="Picture 18" descr="A graph with blue lines and number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76453" cy="4032637"/>
                    </a:xfrm>
                    <a:prstGeom prst="rect">
                      <a:avLst/>
                    </a:prstGeom>
                  </pic:spPr>
                </pic:pic>
              </a:graphicData>
            </a:graphic>
          </wp:inline>
        </w:drawing>
      </w:r>
      <w:commentRangeEnd w:id="217"/>
      <w:r w:rsidR="00C47F2C">
        <w:rPr>
          <w:rStyle w:val="CommentReference"/>
        </w:rPr>
        <w:commentReference w:id="217"/>
      </w:r>
    </w:p>
    <w:p w14:paraId="66F05E62" w14:textId="3E950304" w:rsidR="00FC49AF" w:rsidRDefault="00FC49AF" w:rsidP="00F11240">
      <w:commentRangeStart w:id="218"/>
      <w:r>
        <w:rPr>
          <w:noProof/>
        </w:rPr>
        <w:drawing>
          <wp:inline distT="0" distB="0" distL="0" distR="0" wp14:anchorId="75A181E6" wp14:editId="2BE9FC8C">
            <wp:extent cx="5731510" cy="2661920"/>
            <wp:effectExtent l="0" t="0" r="2540" b="5080"/>
            <wp:docPr id="978524037" name="Picture 19"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4037" name="Picture 19" descr="A map of the united state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61920"/>
                    </a:xfrm>
                    <a:prstGeom prst="rect">
                      <a:avLst/>
                    </a:prstGeom>
                  </pic:spPr>
                </pic:pic>
              </a:graphicData>
            </a:graphic>
          </wp:inline>
        </w:drawing>
      </w:r>
      <w:commentRangeEnd w:id="218"/>
      <w:r w:rsidR="00521F8F">
        <w:rPr>
          <w:rStyle w:val="CommentReference"/>
        </w:rPr>
        <w:commentReference w:id="218"/>
      </w:r>
    </w:p>
    <w:p w14:paraId="71E8954B" w14:textId="252C5E2E" w:rsidR="00FF28D0" w:rsidRDefault="00FF28D0" w:rsidP="00F11240">
      <w:commentRangeStart w:id="219"/>
      <w:commentRangeStart w:id="220"/>
      <w:r>
        <w:rPr>
          <w:noProof/>
        </w:rPr>
        <w:lastRenderedPageBreak/>
        <w:drawing>
          <wp:inline distT="0" distB="0" distL="0" distR="0" wp14:anchorId="3225BFD6" wp14:editId="279F2F96">
            <wp:extent cx="5731510" cy="2661920"/>
            <wp:effectExtent l="0" t="0" r="2540" b="5080"/>
            <wp:docPr id="1047768487" name="Picture 20" descr="A blue and black outline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8487" name="Picture 20" descr="A blue and black outline of a map&#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61920"/>
                    </a:xfrm>
                    <a:prstGeom prst="rect">
                      <a:avLst/>
                    </a:prstGeom>
                  </pic:spPr>
                </pic:pic>
              </a:graphicData>
            </a:graphic>
          </wp:inline>
        </w:drawing>
      </w:r>
      <w:commentRangeEnd w:id="219"/>
      <w:r w:rsidR="00F1505B">
        <w:rPr>
          <w:rStyle w:val="CommentReference"/>
        </w:rPr>
        <w:commentReference w:id="219"/>
      </w:r>
      <w:commentRangeEnd w:id="220"/>
      <w:r w:rsidR="0014272A">
        <w:rPr>
          <w:rStyle w:val="CommentReference"/>
        </w:rPr>
        <w:commentReference w:id="220"/>
      </w:r>
    </w:p>
    <w:p w14:paraId="1861064D" w14:textId="77777777" w:rsidR="00F1505B" w:rsidRPr="00F11240" w:rsidRDefault="00F1505B" w:rsidP="00F11240"/>
    <w:p w14:paraId="7759C301" w14:textId="77777777" w:rsidR="005145BB" w:rsidRDefault="005145BB" w:rsidP="005145BB">
      <w:pPr>
        <w:pStyle w:val="Heading2"/>
      </w:pPr>
      <w:bookmarkStart w:id="221" w:name="_Toc183522443"/>
      <w:r>
        <w:t>Broad-based bird surveys</w:t>
      </w:r>
      <w:bookmarkEnd w:id="221"/>
    </w:p>
    <w:p w14:paraId="401E7381" w14:textId="5FBD054B" w:rsidR="00104FD2" w:rsidRPr="00104FD2" w:rsidRDefault="008F1847" w:rsidP="00485E5F">
      <w:pPr>
        <w:spacing w:line="360" w:lineRule="auto"/>
      </w:pPr>
      <w:r>
        <w:t xml:space="preserve">We observed 62 bird species </w:t>
      </w:r>
      <w:r w:rsidR="00985C78">
        <w:t>in 2024 (</w:t>
      </w:r>
      <w:r w:rsidR="00D029E5">
        <w:t>1</w:t>
      </w:r>
      <w:r w:rsidR="00D029E5" w:rsidRPr="00485E5F">
        <w:t>st</w:t>
      </w:r>
      <w:r w:rsidR="00D029E5">
        <w:t xml:space="preserve"> – 5</w:t>
      </w:r>
      <w:r w:rsidR="00D029E5" w:rsidRPr="00485E5F">
        <w:t>th</w:t>
      </w:r>
      <w:r w:rsidR="00D029E5">
        <w:t xml:space="preserve"> July)</w:t>
      </w:r>
      <w:r w:rsidR="007721C3">
        <w:t xml:space="preserve"> (</w:t>
      </w:r>
      <w:commentRangeStart w:id="222"/>
      <w:r w:rsidR="007721C3" w:rsidRPr="00485E5F">
        <w:t>Table Ax</w:t>
      </w:r>
      <w:commentRangeEnd w:id="222"/>
      <w:r w:rsidR="00485E5F" w:rsidRPr="00485E5F">
        <w:commentReference w:id="222"/>
      </w:r>
      <w:r w:rsidR="007721C3" w:rsidRPr="00485E5F">
        <w:t>)</w:t>
      </w:r>
      <w:r w:rsidR="007721C3">
        <w:t xml:space="preserve">. </w:t>
      </w:r>
      <w:r w:rsidR="00485E5F">
        <w:t xml:space="preserve">The lists for each day are provided on eBird (LINKS). </w:t>
      </w:r>
      <w:r w:rsidR="004D509A">
        <w:t xml:space="preserve">Pink backed pelican, helmeted guineafowl, and red-billed </w:t>
      </w:r>
      <w:r w:rsidR="00875AF6">
        <w:t xml:space="preserve">spurfowl were the </w:t>
      </w:r>
      <w:r w:rsidR="007F51A7">
        <w:t>most</w:t>
      </w:r>
      <w:r w:rsidR="00875AF6">
        <w:t xml:space="preserve"> common species observed.</w:t>
      </w:r>
    </w:p>
    <w:p w14:paraId="499AF0C1" w14:textId="676C32E9" w:rsidR="005145BB" w:rsidRDefault="005145BB" w:rsidP="005145BB">
      <w:pPr>
        <w:pStyle w:val="Heading2"/>
      </w:pPr>
      <w:bookmarkStart w:id="223" w:name="_Toc183522444"/>
      <w:r>
        <w:t>Waterbird surveys</w:t>
      </w:r>
      <w:bookmarkEnd w:id="223"/>
    </w:p>
    <w:p w14:paraId="7DB75887" w14:textId="5750E05A" w:rsidR="00E90749" w:rsidRDefault="00163FC1" w:rsidP="004222FA">
      <w:pPr>
        <w:spacing w:line="360" w:lineRule="auto"/>
      </w:pPr>
      <w:r>
        <w:t xml:space="preserve">We observed 45 </w:t>
      </w:r>
      <w:r w:rsidR="00AB3FDE">
        <w:t>bird species during our surveys</w:t>
      </w:r>
      <w:r w:rsidR="00CF4C7C">
        <w:t xml:space="preserve">, including </w:t>
      </w:r>
      <w:r w:rsidR="00E34124">
        <w:t>20 carnivore</w:t>
      </w:r>
      <w:r w:rsidR="00B90B79">
        <w:t xml:space="preserve">, </w:t>
      </w:r>
      <w:r w:rsidR="00532431">
        <w:t>one</w:t>
      </w:r>
      <w:r w:rsidR="00B90B79">
        <w:t xml:space="preserve"> herbivore, </w:t>
      </w:r>
      <w:r w:rsidR="00532431">
        <w:t>eight insectivore, six omnivore, and six piscivore species</w:t>
      </w:r>
      <w:r w:rsidR="00351341">
        <w:t xml:space="preserve"> (</w:t>
      </w:r>
      <w:r w:rsidR="00351341" w:rsidRPr="00351341">
        <w:rPr>
          <w:highlight w:val="yellow"/>
        </w:rPr>
        <w:t>Table Ax</w:t>
      </w:r>
      <w:r w:rsidR="00351341">
        <w:t>)</w:t>
      </w:r>
      <w:r w:rsidR="00532431">
        <w:t xml:space="preserve">. </w:t>
      </w:r>
      <w:r w:rsidR="005B2E9D">
        <w:t xml:space="preserve">Total species richness was </w:t>
      </w:r>
      <w:r w:rsidR="009D47C7">
        <w:t xml:space="preserve">27 at site A, 30 at </w:t>
      </w:r>
      <w:r w:rsidR="008042B7">
        <w:t>s</w:t>
      </w:r>
      <w:r w:rsidR="009D47C7">
        <w:t xml:space="preserve">ite B, 21 at site C, and </w:t>
      </w:r>
      <w:r w:rsidR="008042B7">
        <w:t xml:space="preserve">45 </w:t>
      </w:r>
      <w:r w:rsidR="00332086">
        <w:t>for all sites</w:t>
      </w:r>
      <w:r w:rsidR="00C62EAD">
        <w:t xml:space="preserve"> (Fig x)</w:t>
      </w:r>
      <w:r w:rsidR="008042B7">
        <w:t>.</w:t>
      </w:r>
      <w:r w:rsidR="008F4B13">
        <w:t xml:space="preserve"> Total species abundance was 111 at site A, 137 at site B, 70 at site C, and </w:t>
      </w:r>
      <w:r w:rsidR="00332086">
        <w:t>318 for all sites</w:t>
      </w:r>
      <w:r w:rsidR="00C62EAD">
        <w:t xml:space="preserve"> (Fig x)</w:t>
      </w:r>
      <w:r w:rsidR="00332086">
        <w:t xml:space="preserve">. </w:t>
      </w:r>
      <w:r w:rsidR="0001184C">
        <w:t>Mean daily</w:t>
      </w:r>
      <w:r w:rsidR="00332086">
        <w:t xml:space="preserve"> species richness was highest at site </w:t>
      </w:r>
      <w:r w:rsidR="0050755B">
        <w:t>B</w:t>
      </w:r>
      <w:r w:rsidR="006A0694">
        <w:t xml:space="preserve"> (15 species), </w:t>
      </w:r>
      <w:r w:rsidR="003F0F7C">
        <w:t>then site A (14 species), with lowes</w:t>
      </w:r>
      <w:r w:rsidR="00D12F3B">
        <w:t>t richness at site C (10 species</w:t>
      </w:r>
      <w:r w:rsidR="00DF3E2C">
        <w:t>)</w:t>
      </w:r>
      <w:r w:rsidR="00D12F3B">
        <w:t xml:space="preserve">. Overall mean species richness </w:t>
      </w:r>
      <w:r w:rsidR="00DF3E2C">
        <w:t xml:space="preserve">was </w:t>
      </w:r>
      <w:r w:rsidR="00E90749">
        <w:t>25 species (</w:t>
      </w:r>
      <w:r w:rsidR="00E90749" w:rsidRPr="00E90749">
        <w:rPr>
          <w:highlight w:val="yellow"/>
        </w:rPr>
        <w:t>Fig x</w:t>
      </w:r>
      <w:r w:rsidR="00E90749">
        <w:t xml:space="preserve">). </w:t>
      </w:r>
      <w:r w:rsidR="00784152">
        <w:t xml:space="preserve">Mean daily abundance </w:t>
      </w:r>
      <w:r w:rsidR="00281AF8">
        <w:t>was highest at site B (</w:t>
      </w:r>
      <w:r w:rsidR="00B85B03">
        <w:t>45 individuals), then site A (</w:t>
      </w:r>
      <w:r w:rsidR="00642E8A">
        <w:t>37 individuals), then site C (23 individuals). Over</w:t>
      </w:r>
      <w:r w:rsidR="00DB58F3">
        <w:t>all</w:t>
      </w:r>
      <w:r w:rsidR="00642E8A">
        <w:t xml:space="preserve"> mean species richness was </w:t>
      </w:r>
      <w:r w:rsidR="00D55732">
        <w:t>106 individuals (Fig x).</w:t>
      </w:r>
      <w:r w:rsidR="00784152">
        <w:t xml:space="preserve"> </w:t>
      </w:r>
      <w:r w:rsidR="00B17DB2">
        <w:t xml:space="preserve">Total species richness for all sites was slightly lower in </w:t>
      </w:r>
      <w:proofErr w:type="gramStart"/>
      <w:r w:rsidR="00B17DB2">
        <w:t>2024</w:t>
      </w:r>
      <w:r w:rsidR="005550D8">
        <w:t>,</w:t>
      </w:r>
      <w:r w:rsidR="00B17DB2">
        <w:t xml:space="preserve"> </w:t>
      </w:r>
      <w:r w:rsidR="005550D8">
        <w:t>but</w:t>
      </w:r>
      <w:proofErr w:type="gramEnd"/>
      <w:r w:rsidR="005550D8">
        <w:t xml:space="preserve"> mean daily species richness was slightly higher</w:t>
      </w:r>
      <w:r w:rsidR="00840028">
        <w:t xml:space="preserve"> (Fig x). Total species abundance was higher in 2024</w:t>
      </w:r>
      <w:r w:rsidR="007B4BE6">
        <w:t xml:space="preserve">, as was daily mean species abundance (Fig x). </w:t>
      </w:r>
    </w:p>
    <w:p w14:paraId="442B6658" w14:textId="082848F5" w:rsidR="00C62EAD" w:rsidRDefault="00304119" w:rsidP="00104FD2">
      <w:commentRangeStart w:id="224"/>
      <w:commentRangeStart w:id="225"/>
      <w:r>
        <w:rPr>
          <w:noProof/>
        </w:rPr>
        <w:lastRenderedPageBreak/>
        <w:drawing>
          <wp:inline distT="0" distB="0" distL="0" distR="0" wp14:anchorId="0C83A42B" wp14:editId="468CEBF6">
            <wp:extent cx="6204719" cy="3344334"/>
            <wp:effectExtent l="0" t="0" r="5715" b="8890"/>
            <wp:docPr id="105929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97711" name="Picture 1059297711"/>
                    <pic:cNvPicPr/>
                  </pic:nvPicPr>
                  <pic:blipFill>
                    <a:blip r:embed="rId28">
                      <a:extLst>
                        <a:ext uri="{28A0092B-C50C-407E-A947-70E740481C1C}">
                          <a14:useLocalDpi xmlns:a14="http://schemas.microsoft.com/office/drawing/2010/main" val="0"/>
                        </a:ext>
                      </a:extLst>
                    </a:blip>
                    <a:stretch>
                      <a:fillRect/>
                    </a:stretch>
                  </pic:blipFill>
                  <pic:spPr>
                    <a:xfrm>
                      <a:off x="0" y="0"/>
                      <a:ext cx="6214223" cy="3349457"/>
                    </a:xfrm>
                    <a:prstGeom prst="rect">
                      <a:avLst/>
                    </a:prstGeom>
                  </pic:spPr>
                </pic:pic>
              </a:graphicData>
            </a:graphic>
          </wp:inline>
        </w:drawing>
      </w:r>
      <w:commentRangeEnd w:id="224"/>
      <w:r w:rsidR="00622154">
        <w:rPr>
          <w:rStyle w:val="CommentReference"/>
        </w:rPr>
        <w:commentReference w:id="224"/>
      </w:r>
      <w:commentRangeEnd w:id="225"/>
      <w:r w:rsidR="00FF4C53">
        <w:rPr>
          <w:rStyle w:val="CommentReference"/>
        </w:rPr>
        <w:commentReference w:id="225"/>
      </w:r>
    </w:p>
    <w:p w14:paraId="4D812DCF" w14:textId="2F581D62" w:rsidR="00F60B36" w:rsidRDefault="001723F3" w:rsidP="00104FD2">
      <w:r>
        <w:t xml:space="preserve">We separated </w:t>
      </w:r>
      <w:r w:rsidR="002E0922">
        <w:t>water</w:t>
      </w:r>
      <w:r>
        <w:t>birds into functional groups</w:t>
      </w:r>
      <w:r w:rsidR="002E0922">
        <w:t xml:space="preserve"> (Table Ax). T</w:t>
      </w:r>
      <w:r w:rsidR="00B7389E">
        <w:t>he highest</w:t>
      </w:r>
      <w:r w:rsidR="00165C8A">
        <w:t xml:space="preserve"> median</w:t>
      </w:r>
      <w:r w:rsidR="00B7389E">
        <w:t xml:space="preserve"> abundance and richness </w:t>
      </w:r>
      <w:r w:rsidR="00F16828">
        <w:t>was</w:t>
      </w:r>
      <w:r w:rsidR="00B7389E">
        <w:t xml:space="preserve"> for </w:t>
      </w:r>
      <w:r w:rsidR="00586B7C">
        <w:t>carnivorous birds</w:t>
      </w:r>
      <w:r w:rsidR="00974DBA">
        <w:t xml:space="preserve"> (Fig x)</w:t>
      </w:r>
      <w:r w:rsidR="00586B7C">
        <w:t>,</w:t>
      </w:r>
      <w:r w:rsidR="00721964">
        <w:t xml:space="preserve"> as was the highest maximum species richness and abundance (Fig x),</w:t>
      </w:r>
      <w:r w:rsidR="00586B7C">
        <w:t xml:space="preserve"> </w:t>
      </w:r>
      <w:r w:rsidR="00566358">
        <w:t>probably reflecting high productivity in the ecosystem</w:t>
      </w:r>
      <w:r w:rsidR="00721964">
        <w:t xml:space="preserve">. </w:t>
      </w:r>
      <w:r w:rsidR="00E47A8B">
        <w:t>Herbivore richness and abundance was lowest</w:t>
      </w:r>
      <w:r w:rsidR="00D22711">
        <w:t xml:space="preserve">, with other functional groups falling in-between these two groups (Figs x, y). </w:t>
      </w:r>
      <w:r w:rsidR="00DB7D20">
        <w:t xml:space="preserve">Species richness as abundance was higher in 2024 than in 2024 for all groups except for herbivores, which had lower species richness, and piscivores, which had lower species abundance (Fig x). </w:t>
      </w:r>
    </w:p>
    <w:p w14:paraId="57D1FD0E" w14:textId="662D2507" w:rsidR="00202313" w:rsidRDefault="00202313" w:rsidP="00104FD2">
      <w:commentRangeStart w:id="226"/>
      <w:commentRangeStart w:id="227"/>
      <w:r>
        <w:rPr>
          <w:noProof/>
        </w:rPr>
        <w:drawing>
          <wp:inline distT="0" distB="0" distL="0" distR="0" wp14:anchorId="6CF25F2C" wp14:editId="04F35C44">
            <wp:extent cx="5731510" cy="3110865"/>
            <wp:effectExtent l="0" t="0" r="2540" b="0"/>
            <wp:docPr id="1608152377" name="Picture 4" descr="A comparison of different types of grou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2377" name="Picture 4" descr="A comparison of different types of groups&#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commentRangeEnd w:id="226"/>
      <w:r w:rsidR="00684BA3">
        <w:rPr>
          <w:rStyle w:val="CommentReference"/>
        </w:rPr>
        <w:commentReference w:id="226"/>
      </w:r>
      <w:commentRangeEnd w:id="227"/>
      <w:r w:rsidR="005F2947">
        <w:rPr>
          <w:rStyle w:val="CommentReference"/>
        </w:rPr>
        <w:commentReference w:id="227"/>
      </w:r>
    </w:p>
    <w:p w14:paraId="0D624201" w14:textId="22DC460C" w:rsidR="005564B2" w:rsidRDefault="005564B2" w:rsidP="00104FD2">
      <w:commentRangeStart w:id="228"/>
      <w:r>
        <w:rPr>
          <w:noProof/>
        </w:rPr>
        <w:lastRenderedPageBreak/>
        <w:drawing>
          <wp:inline distT="0" distB="0" distL="0" distR="0" wp14:anchorId="7777F09B" wp14:editId="019447DE">
            <wp:extent cx="5731510" cy="3110865"/>
            <wp:effectExtent l="0" t="0" r="2540" b="0"/>
            <wp:docPr id="912884330" name="Picture 5"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84330" name="Picture 5" descr="A graph of different colored bars&#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commentRangeEnd w:id="228"/>
      <w:r w:rsidR="006A2DA7">
        <w:rPr>
          <w:rStyle w:val="CommentReference"/>
        </w:rPr>
        <w:commentReference w:id="228"/>
      </w:r>
    </w:p>
    <w:p w14:paraId="5C976F9F" w14:textId="359A792E" w:rsidR="00C039B4" w:rsidRDefault="00C039B4" w:rsidP="00104FD2"/>
    <w:p w14:paraId="14905A5D" w14:textId="3130981B" w:rsidR="00DB7D20" w:rsidRDefault="002E0922" w:rsidP="00104FD2">
      <w:r>
        <w:t xml:space="preserve">During waterbird surveys, we identified and counted all other vertebrate species (mammals and </w:t>
      </w:r>
      <w:r w:rsidR="00947E03">
        <w:t xml:space="preserve">reptiles) either on the river or in riparian areas. </w:t>
      </w:r>
      <w:r w:rsidR="00F550B5">
        <w:t xml:space="preserve">Herbivores </w:t>
      </w:r>
      <w:r w:rsidR="00936F97">
        <w:t xml:space="preserve">had the highest </w:t>
      </w:r>
      <w:r w:rsidR="00234AE8">
        <w:t>species richness and abundance</w:t>
      </w:r>
      <w:r w:rsidR="0092411C">
        <w:t xml:space="preserve"> </w:t>
      </w:r>
      <w:r w:rsidR="0092411C" w:rsidRPr="0092411C">
        <w:t>(mostly impala and red lechwe)</w:t>
      </w:r>
      <w:r w:rsidR="002A2832">
        <w:t>. Carnivores had the next highest species richness, but omnivores had the next highest species abundance (Figs x &amp; y).</w:t>
      </w:r>
      <w:commentRangeStart w:id="229"/>
      <w:r w:rsidR="00CA68BD">
        <w:rPr>
          <w:noProof/>
        </w:rPr>
        <w:drawing>
          <wp:inline distT="0" distB="0" distL="0" distR="0" wp14:anchorId="35F1D782" wp14:editId="5AFAFDA5">
            <wp:extent cx="5731510" cy="3110865"/>
            <wp:effectExtent l="0" t="0" r="2540" b="0"/>
            <wp:docPr id="10120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61" name="Picture 10120361"/>
                    <pic:cNvPicPr/>
                  </pic:nvPicPr>
                  <pic:blipFill>
                    <a:blip r:embed="rId31">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commentRangeEnd w:id="229"/>
      <w:r w:rsidR="00D30A88">
        <w:rPr>
          <w:rStyle w:val="CommentReference"/>
        </w:rPr>
        <w:commentReference w:id="229"/>
      </w:r>
    </w:p>
    <w:p w14:paraId="2683D7F3" w14:textId="46AE7642" w:rsidR="004A4648" w:rsidRDefault="004A4648" w:rsidP="00104FD2">
      <w:commentRangeStart w:id="230"/>
      <w:r>
        <w:rPr>
          <w:noProof/>
        </w:rPr>
        <w:lastRenderedPageBreak/>
        <w:drawing>
          <wp:inline distT="0" distB="0" distL="0" distR="0" wp14:anchorId="2DFB9C3B" wp14:editId="472A63F5">
            <wp:extent cx="5731510" cy="3110865"/>
            <wp:effectExtent l="0" t="0" r="2540" b="0"/>
            <wp:docPr id="747828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8841" name="Picture 747828841"/>
                    <pic:cNvPicPr/>
                  </pic:nvPicPr>
                  <pic:blipFill>
                    <a:blip r:embed="rId32">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commentRangeEnd w:id="230"/>
      <w:r w:rsidR="008B748E">
        <w:rPr>
          <w:rStyle w:val="CommentReference"/>
        </w:rPr>
        <w:commentReference w:id="230"/>
      </w:r>
    </w:p>
    <w:p w14:paraId="06D7E46E" w14:textId="2CA93E7E" w:rsidR="00EF298C" w:rsidRDefault="00511191" w:rsidP="00104FD2">
      <w:commentRangeStart w:id="231"/>
      <w:r>
        <w:rPr>
          <w:noProof/>
        </w:rPr>
        <w:drawing>
          <wp:inline distT="0" distB="0" distL="0" distR="0" wp14:anchorId="73CF21C4" wp14:editId="74B10863">
            <wp:extent cx="5731510" cy="3110865"/>
            <wp:effectExtent l="0" t="0" r="2540" b="0"/>
            <wp:docPr id="788832631" name="Picture 7" descr="A comparison of different types of grou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32631" name="Picture 7" descr="A comparison of different types of groups&#10;&#10;Description automatically generated with medium confidence"/>
                    <pic:cNvPicPr/>
                  </pic:nvPicPr>
                  <pic:blipFill>
                    <a:blip r:embed="rId33">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commentRangeEnd w:id="231"/>
      <w:r w:rsidR="000F6513">
        <w:rPr>
          <w:rStyle w:val="CommentReference"/>
        </w:rPr>
        <w:commentReference w:id="231"/>
      </w:r>
    </w:p>
    <w:p w14:paraId="308D49D5" w14:textId="77777777" w:rsidR="004A4648" w:rsidRDefault="004A4648" w:rsidP="00104FD2"/>
    <w:p w14:paraId="5877DF21" w14:textId="10D9B1B4" w:rsidR="006B37D8" w:rsidRPr="00104FD2" w:rsidRDefault="006B37D8" w:rsidP="00104FD2"/>
    <w:p w14:paraId="5812EB76" w14:textId="77777777" w:rsidR="005145BB" w:rsidRDefault="005145BB" w:rsidP="005145BB">
      <w:pPr>
        <w:pStyle w:val="Heading2"/>
      </w:pPr>
      <w:bookmarkStart w:id="232" w:name="_Toc183522445"/>
      <w:r>
        <w:t>Herbivore surveys</w:t>
      </w:r>
      <w:bookmarkEnd w:id="232"/>
    </w:p>
    <w:p w14:paraId="1606E445" w14:textId="76FF4CE5" w:rsidR="002A2832" w:rsidRDefault="00F2275C" w:rsidP="002545EC">
      <w:pPr>
        <w:spacing w:line="360" w:lineRule="auto"/>
      </w:pPr>
      <w:r>
        <w:t xml:space="preserve">We </w:t>
      </w:r>
      <w:r w:rsidR="007E7286">
        <w:t xml:space="preserve">detected </w:t>
      </w:r>
      <w:r w:rsidR="007E7286" w:rsidRPr="007E7286">
        <w:t>13</w:t>
      </w:r>
      <w:r w:rsidR="007E7286">
        <w:t xml:space="preserve"> species across six transects (three ‘mopane’, three </w:t>
      </w:r>
      <w:r w:rsidR="0090224D">
        <w:t>‘floodplain’), three less than in 2023 (Fig x)</w:t>
      </w:r>
      <w:r w:rsidR="00717EEB">
        <w:t xml:space="preserve">. </w:t>
      </w:r>
      <w:r w:rsidR="00452115">
        <w:t xml:space="preserve">‘Mopane’ transects had higher total species richness, but ‘floodplain’ transects had higher total species abundance (Fig x), higher </w:t>
      </w:r>
      <w:r w:rsidR="00736E84" w:rsidRPr="00736E84">
        <w:t xml:space="preserve">median </w:t>
      </w:r>
      <w:r w:rsidR="00A57DFB">
        <w:t xml:space="preserve">daily species richness, and higher </w:t>
      </w:r>
      <w:r w:rsidR="00736E84" w:rsidRPr="00736E84">
        <w:t xml:space="preserve">median </w:t>
      </w:r>
      <w:r w:rsidR="00A57DFB">
        <w:t xml:space="preserve">daily abundance (Fig x). </w:t>
      </w:r>
      <w:r w:rsidR="00101321">
        <w:t>Total species</w:t>
      </w:r>
      <w:r w:rsidR="00736E84">
        <w:t xml:space="preserve"> richness</w:t>
      </w:r>
      <w:r w:rsidR="0089381C">
        <w:t xml:space="preserve"> and median daily species richness</w:t>
      </w:r>
      <w:r w:rsidR="00736E84">
        <w:t xml:space="preserve"> was lower in 2024 than in </w:t>
      </w:r>
      <w:r w:rsidR="0089381C">
        <w:t>2023</w:t>
      </w:r>
      <w:r w:rsidR="00C27B76">
        <w:t>, T</w:t>
      </w:r>
      <w:r w:rsidR="0089381C">
        <w:t xml:space="preserve">otal </w:t>
      </w:r>
      <w:r w:rsidR="00101321">
        <w:t xml:space="preserve">abundance was slightly higher in </w:t>
      </w:r>
      <w:r w:rsidR="00736E84">
        <w:t xml:space="preserve">2023 than 2024, </w:t>
      </w:r>
      <w:r w:rsidR="00C27B76">
        <w:t>but</w:t>
      </w:r>
      <w:r w:rsidR="00BD4E20">
        <w:t xml:space="preserve"> median daily abundance was higher</w:t>
      </w:r>
      <w:r w:rsidR="002A6077">
        <w:t xml:space="preserve"> in 2024</w:t>
      </w:r>
      <w:r w:rsidR="00BD4E20">
        <w:t xml:space="preserve">. </w:t>
      </w:r>
    </w:p>
    <w:p w14:paraId="5114B331" w14:textId="67FF2477" w:rsidR="00050CDD" w:rsidRDefault="008B2E4F" w:rsidP="002545EC">
      <w:pPr>
        <w:spacing w:line="360" w:lineRule="auto"/>
      </w:pPr>
      <w:r>
        <w:lastRenderedPageBreak/>
        <w:t xml:space="preserve">The functional group with the </w:t>
      </w:r>
      <w:r w:rsidR="00692346">
        <w:t xml:space="preserve">highest species richness was </w:t>
      </w:r>
      <w:r w:rsidR="00692346" w:rsidRPr="00692346">
        <w:t>Artiodactyla</w:t>
      </w:r>
      <w:r w:rsidR="00692346">
        <w:t>, which also had the highest overall species abundance</w:t>
      </w:r>
      <w:r w:rsidR="00D0478B">
        <w:t xml:space="preserve"> (Fig x)</w:t>
      </w:r>
      <w:r w:rsidR="002A60E1">
        <w:t xml:space="preserve">, </w:t>
      </w:r>
      <w:r w:rsidR="00D0478B">
        <w:t>mostly because of high impala abundance (Fig x</w:t>
      </w:r>
      <w:r w:rsidR="008178F1">
        <w:t>, Table Ax</w:t>
      </w:r>
      <w:r w:rsidR="00D0478B">
        <w:t>)</w:t>
      </w:r>
      <w:r w:rsidR="00692346">
        <w:t xml:space="preserve">. However, in ‘floodplain’ transects, </w:t>
      </w:r>
      <w:proofErr w:type="spellStart"/>
      <w:r w:rsidR="0094741C" w:rsidRPr="0094741C">
        <w:t>Perissodactyla</w:t>
      </w:r>
      <w:proofErr w:type="spellEnd"/>
      <w:r w:rsidR="0094741C">
        <w:t xml:space="preserve"> had the highest abundance</w:t>
      </w:r>
      <w:r w:rsidR="00D0478B">
        <w:t xml:space="preserve"> (Fig x)</w:t>
      </w:r>
      <w:r w:rsidR="00503432">
        <w:t xml:space="preserve">, driven by </w:t>
      </w:r>
      <w:r w:rsidR="002A60E1">
        <w:t>high zebra abundance (Fig x</w:t>
      </w:r>
      <w:r w:rsidR="00917280">
        <w:t xml:space="preserve">, Table </w:t>
      </w:r>
      <w:r w:rsidR="008178F1">
        <w:t>Ax</w:t>
      </w:r>
      <w:r w:rsidR="002A60E1">
        <w:t>).</w:t>
      </w:r>
    </w:p>
    <w:p w14:paraId="541EE581" w14:textId="77777777" w:rsidR="00CE6AEA" w:rsidRDefault="00CE6AEA" w:rsidP="002545EC">
      <w:pPr>
        <w:spacing w:line="360" w:lineRule="auto"/>
      </w:pPr>
    </w:p>
    <w:p w14:paraId="2C06637A" w14:textId="11F64BF6" w:rsidR="00717EEB" w:rsidRDefault="00717EEB" w:rsidP="002A2832">
      <w:commentRangeStart w:id="233"/>
      <w:r>
        <w:rPr>
          <w:noProof/>
        </w:rPr>
        <w:drawing>
          <wp:inline distT="0" distB="0" distL="0" distR="0" wp14:anchorId="30CCCA86" wp14:editId="2F8E2AD8">
            <wp:extent cx="5731510" cy="3110865"/>
            <wp:effectExtent l="0" t="0" r="2540" b="0"/>
            <wp:docPr id="119756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6685" name="Picture 119756685"/>
                    <pic:cNvPicPr/>
                  </pic:nvPicPr>
                  <pic:blipFill>
                    <a:blip r:embed="rId34">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commentRangeEnd w:id="233"/>
      <w:r w:rsidR="002F4F4E">
        <w:rPr>
          <w:rStyle w:val="CommentReference"/>
        </w:rPr>
        <w:commentReference w:id="233"/>
      </w:r>
    </w:p>
    <w:p w14:paraId="0C9C1C9B" w14:textId="58D4B7FB" w:rsidR="00876934" w:rsidRDefault="00876934" w:rsidP="002A2832">
      <w:commentRangeStart w:id="234"/>
      <w:r>
        <w:rPr>
          <w:noProof/>
        </w:rPr>
        <w:drawing>
          <wp:inline distT="0" distB="0" distL="0" distR="0" wp14:anchorId="73A30919" wp14:editId="7F822EC5">
            <wp:extent cx="5703681" cy="3422210"/>
            <wp:effectExtent l="0" t="0" r="0" b="6985"/>
            <wp:docPr id="1510577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77111" name="Picture 10"/>
                    <pic:cNvPicPr/>
                  </pic:nvPicPr>
                  <pic:blipFill>
                    <a:blip r:embed="rId35">
                      <a:extLst>
                        <a:ext uri="{28A0092B-C50C-407E-A947-70E740481C1C}">
                          <a14:useLocalDpi xmlns:a14="http://schemas.microsoft.com/office/drawing/2010/main" val="0"/>
                        </a:ext>
                      </a:extLst>
                    </a:blip>
                    <a:stretch>
                      <a:fillRect/>
                    </a:stretch>
                  </pic:blipFill>
                  <pic:spPr>
                    <a:xfrm>
                      <a:off x="0" y="0"/>
                      <a:ext cx="5710736" cy="3426443"/>
                    </a:xfrm>
                    <a:prstGeom prst="rect">
                      <a:avLst/>
                    </a:prstGeom>
                  </pic:spPr>
                </pic:pic>
              </a:graphicData>
            </a:graphic>
          </wp:inline>
        </w:drawing>
      </w:r>
      <w:commentRangeEnd w:id="234"/>
      <w:r w:rsidR="002F4F4E">
        <w:rPr>
          <w:rStyle w:val="CommentReference"/>
        </w:rPr>
        <w:commentReference w:id="234"/>
      </w:r>
    </w:p>
    <w:p w14:paraId="3A2E3046" w14:textId="77777777" w:rsidR="004F6FAB" w:rsidRDefault="004F6FAB" w:rsidP="002A2832"/>
    <w:p w14:paraId="2BC2C3B3" w14:textId="31FE9BDC" w:rsidR="0090224D" w:rsidRDefault="001B36E3" w:rsidP="002A2832">
      <w:commentRangeStart w:id="235"/>
      <w:r>
        <w:rPr>
          <w:noProof/>
        </w:rPr>
        <w:lastRenderedPageBreak/>
        <w:drawing>
          <wp:inline distT="0" distB="0" distL="0" distR="0" wp14:anchorId="0FAE0F15" wp14:editId="193BC06F">
            <wp:extent cx="5730973" cy="3161030"/>
            <wp:effectExtent l="0" t="0" r="3175" b="1270"/>
            <wp:docPr id="1491589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89962" name="Picture 12"/>
                    <pic:cNvPicPr/>
                  </pic:nvPicPr>
                  <pic:blipFill>
                    <a:blip r:embed="rId36">
                      <a:extLst>
                        <a:ext uri="{28A0092B-C50C-407E-A947-70E740481C1C}">
                          <a14:useLocalDpi xmlns:a14="http://schemas.microsoft.com/office/drawing/2010/main" val="0"/>
                        </a:ext>
                      </a:extLst>
                    </a:blip>
                    <a:stretch>
                      <a:fillRect/>
                    </a:stretch>
                  </pic:blipFill>
                  <pic:spPr>
                    <a:xfrm>
                      <a:off x="0" y="0"/>
                      <a:ext cx="5730973" cy="3161030"/>
                    </a:xfrm>
                    <a:prstGeom prst="rect">
                      <a:avLst/>
                    </a:prstGeom>
                  </pic:spPr>
                </pic:pic>
              </a:graphicData>
            </a:graphic>
          </wp:inline>
        </w:drawing>
      </w:r>
      <w:commentRangeEnd w:id="235"/>
      <w:r w:rsidR="005C0BDD">
        <w:rPr>
          <w:rStyle w:val="CommentReference"/>
        </w:rPr>
        <w:commentReference w:id="235"/>
      </w:r>
    </w:p>
    <w:p w14:paraId="2735D8D2" w14:textId="3C25330E" w:rsidR="00DD515B" w:rsidRDefault="00DD515B" w:rsidP="002A2832">
      <w:commentRangeStart w:id="236"/>
      <w:r>
        <w:rPr>
          <w:noProof/>
        </w:rPr>
        <w:drawing>
          <wp:inline distT="0" distB="0" distL="0" distR="0" wp14:anchorId="7A246E28" wp14:editId="4BD786D3">
            <wp:extent cx="5731510" cy="4510405"/>
            <wp:effectExtent l="0" t="0" r="2540" b="4445"/>
            <wp:docPr id="1072208493" name="Picture 13" descr="A graph with different spec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08493" name="Picture 13" descr="A graph with different species&#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31510" cy="4510405"/>
                    </a:xfrm>
                    <a:prstGeom prst="rect">
                      <a:avLst/>
                    </a:prstGeom>
                  </pic:spPr>
                </pic:pic>
              </a:graphicData>
            </a:graphic>
          </wp:inline>
        </w:drawing>
      </w:r>
      <w:commentRangeEnd w:id="236"/>
      <w:r w:rsidR="00F64CFD">
        <w:rPr>
          <w:rStyle w:val="CommentReference"/>
        </w:rPr>
        <w:commentReference w:id="236"/>
      </w:r>
    </w:p>
    <w:p w14:paraId="28EAF7BB" w14:textId="77777777" w:rsidR="00037803" w:rsidRDefault="00037803" w:rsidP="002A2832"/>
    <w:p w14:paraId="752B4787" w14:textId="77777777" w:rsidR="00037803" w:rsidRDefault="00037803" w:rsidP="002A2832"/>
    <w:p w14:paraId="4DE94C4F" w14:textId="77777777" w:rsidR="00037803" w:rsidRDefault="00037803" w:rsidP="002A2832"/>
    <w:p w14:paraId="3B6AF154" w14:textId="77777777" w:rsidR="00037803" w:rsidRDefault="00037803" w:rsidP="002A2832"/>
    <w:p w14:paraId="6A6AA151" w14:textId="526AAE28" w:rsidR="00037803" w:rsidRDefault="00EE6507" w:rsidP="002A2832">
      <w:r>
        <w:t xml:space="preserve">We estimated the density of detected mammal species </w:t>
      </w:r>
      <w:r w:rsidR="005A22D5">
        <w:t>based on transect distance sampling</w:t>
      </w:r>
      <w:r w:rsidR="00CC03E4">
        <w:t xml:space="preserve"> (Table 1)</w:t>
      </w:r>
      <w:r w:rsidR="002658DD">
        <w:t xml:space="preserve">. This method is not suited to </w:t>
      </w:r>
      <w:r w:rsidR="0053003C">
        <w:t>species</w:t>
      </w:r>
      <w:r w:rsidR="002658DD">
        <w:t xml:space="preserve"> that are</w:t>
      </w:r>
      <w:r w:rsidR="00D11682">
        <w:t xml:space="preserve"> wide ranging</w:t>
      </w:r>
      <w:r w:rsidR="00587D82">
        <w:t xml:space="preserve">, or rare </w:t>
      </w:r>
      <w:r w:rsidR="0053003C">
        <w:t>species that are only sporadically detected</w:t>
      </w:r>
      <w:r w:rsidR="002B46B7">
        <w:t xml:space="preserve">, such as buffalo or sable. These species are </w:t>
      </w:r>
      <w:r w:rsidR="00093BDE">
        <w:t xml:space="preserve">included in the </w:t>
      </w:r>
      <w:r w:rsidR="00CC03E4">
        <w:t>analysis but</w:t>
      </w:r>
      <w:r w:rsidR="00093BDE">
        <w:t xml:space="preserve"> are marked with a “*”</w:t>
      </w:r>
      <w:r w:rsidR="00CC03E4">
        <w:t>.</w:t>
      </w:r>
      <w:r w:rsidR="002B46B7">
        <w:t xml:space="preserve"> </w:t>
      </w:r>
    </w:p>
    <w:tbl>
      <w:tblPr>
        <w:tblW w:w="885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97"/>
        <w:gridCol w:w="3255"/>
        <w:gridCol w:w="1751"/>
        <w:gridCol w:w="1352"/>
      </w:tblGrid>
      <w:tr w:rsidR="001F70DF" w:rsidRPr="00037803" w14:paraId="70C28476" w14:textId="77777777" w:rsidTr="00A7581F">
        <w:trPr>
          <w:trHeight w:val="283"/>
        </w:trPr>
        <w:tc>
          <w:tcPr>
            <w:tcW w:w="2497" w:type="dxa"/>
            <w:tcBorders>
              <w:top w:val="single" w:sz="4" w:space="0" w:color="auto"/>
              <w:left w:val="single" w:sz="4" w:space="0" w:color="auto"/>
              <w:bottom w:val="single" w:sz="8" w:space="0" w:color="auto"/>
              <w:right w:val="nil"/>
            </w:tcBorders>
            <w:shd w:val="clear" w:color="auto" w:fill="auto"/>
            <w:noWrap/>
            <w:vAlign w:val="center"/>
            <w:hideMark/>
          </w:tcPr>
          <w:p w14:paraId="50F8FAE8" w14:textId="17C275FD" w:rsidR="001F70DF" w:rsidRPr="00037803" w:rsidRDefault="001F70DF" w:rsidP="001F70DF">
            <w:pPr>
              <w:spacing w:after="0" w:line="240" w:lineRule="auto"/>
              <w:jc w:val="center"/>
              <w:rPr>
                <w:rFonts w:ascii="Aptos Narrow" w:eastAsia="Times New Roman" w:hAnsi="Aptos Narrow" w:cs="Times New Roman"/>
                <w:b/>
                <w:bCs/>
                <w:color w:val="000000"/>
                <w:kern w:val="0"/>
                <w:lang w:eastAsia="en-AU"/>
                <w14:ligatures w14:val="none"/>
              </w:rPr>
            </w:pPr>
            <w:commentRangeStart w:id="237"/>
            <w:r>
              <w:rPr>
                <w:rFonts w:ascii="Aptos Narrow" w:hAnsi="Aptos Narrow"/>
                <w:b/>
                <w:bCs/>
                <w:color w:val="000000"/>
              </w:rPr>
              <w:t xml:space="preserve">Common </w:t>
            </w:r>
            <w:commentRangeEnd w:id="237"/>
            <w:r w:rsidR="00A22535">
              <w:rPr>
                <w:rStyle w:val="CommentReference"/>
              </w:rPr>
              <w:commentReference w:id="237"/>
            </w:r>
            <w:r>
              <w:rPr>
                <w:rFonts w:ascii="Aptos Narrow" w:hAnsi="Aptos Narrow"/>
                <w:b/>
                <w:bCs/>
                <w:color w:val="000000"/>
              </w:rPr>
              <w:t>name</w:t>
            </w:r>
          </w:p>
        </w:tc>
        <w:tc>
          <w:tcPr>
            <w:tcW w:w="3255" w:type="dxa"/>
            <w:tcBorders>
              <w:top w:val="single" w:sz="4" w:space="0" w:color="auto"/>
              <w:left w:val="nil"/>
              <w:bottom w:val="single" w:sz="8" w:space="0" w:color="auto"/>
              <w:right w:val="nil"/>
            </w:tcBorders>
            <w:shd w:val="clear" w:color="auto" w:fill="auto"/>
            <w:noWrap/>
            <w:vAlign w:val="center"/>
            <w:hideMark/>
          </w:tcPr>
          <w:p w14:paraId="7ABE7C1B" w14:textId="05F7C9D1" w:rsidR="001F70DF" w:rsidRPr="00037803" w:rsidRDefault="001F70DF" w:rsidP="001F70DF">
            <w:pPr>
              <w:spacing w:after="0" w:line="240" w:lineRule="auto"/>
              <w:jc w:val="center"/>
              <w:rPr>
                <w:rFonts w:ascii="Aptos Narrow" w:eastAsia="Times New Roman" w:hAnsi="Aptos Narrow" w:cs="Times New Roman"/>
                <w:b/>
                <w:bCs/>
                <w:color w:val="000000"/>
                <w:kern w:val="0"/>
                <w:lang w:eastAsia="en-AU"/>
                <w14:ligatures w14:val="none"/>
              </w:rPr>
            </w:pPr>
            <w:r>
              <w:rPr>
                <w:rFonts w:ascii="Aptos Narrow" w:hAnsi="Aptos Narrow"/>
                <w:b/>
                <w:bCs/>
                <w:color w:val="000000"/>
              </w:rPr>
              <w:t>Scientific name</w:t>
            </w:r>
          </w:p>
        </w:tc>
        <w:tc>
          <w:tcPr>
            <w:tcW w:w="1751" w:type="dxa"/>
            <w:tcBorders>
              <w:top w:val="single" w:sz="4" w:space="0" w:color="auto"/>
              <w:left w:val="nil"/>
              <w:bottom w:val="single" w:sz="8" w:space="0" w:color="auto"/>
              <w:right w:val="nil"/>
            </w:tcBorders>
            <w:shd w:val="clear" w:color="auto" w:fill="auto"/>
            <w:noWrap/>
            <w:vAlign w:val="center"/>
            <w:hideMark/>
          </w:tcPr>
          <w:p w14:paraId="78AC123D" w14:textId="1A1FF3B4" w:rsidR="001F70DF" w:rsidRPr="00037803" w:rsidRDefault="001F70DF" w:rsidP="001F70DF">
            <w:pPr>
              <w:spacing w:after="0" w:line="240" w:lineRule="auto"/>
              <w:jc w:val="center"/>
              <w:rPr>
                <w:rFonts w:ascii="Aptos Narrow" w:eastAsia="Times New Roman" w:hAnsi="Aptos Narrow" w:cs="Times New Roman"/>
                <w:b/>
                <w:bCs/>
                <w:color w:val="000000"/>
                <w:kern w:val="0"/>
                <w:lang w:eastAsia="en-AU"/>
                <w14:ligatures w14:val="none"/>
              </w:rPr>
            </w:pPr>
            <w:r>
              <w:rPr>
                <w:rFonts w:ascii="Aptos Narrow" w:hAnsi="Aptos Narrow"/>
                <w:b/>
                <w:bCs/>
                <w:color w:val="000000"/>
              </w:rPr>
              <w:t>Density (SE)</w:t>
            </w:r>
          </w:p>
        </w:tc>
        <w:tc>
          <w:tcPr>
            <w:tcW w:w="1352" w:type="dxa"/>
            <w:tcBorders>
              <w:top w:val="single" w:sz="4" w:space="0" w:color="auto"/>
              <w:left w:val="nil"/>
              <w:bottom w:val="single" w:sz="8" w:space="0" w:color="auto"/>
              <w:right w:val="single" w:sz="4" w:space="0" w:color="auto"/>
            </w:tcBorders>
            <w:shd w:val="clear" w:color="auto" w:fill="auto"/>
            <w:noWrap/>
            <w:vAlign w:val="center"/>
            <w:hideMark/>
          </w:tcPr>
          <w:p w14:paraId="7C44A6DE" w14:textId="43CA2FBE" w:rsidR="001F70DF" w:rsidRPr="00037803" w:rsidRDefault="001F70DF" w:rsidP="001F70DF">
            <w:pPr>
              <w:spacing w:after="0" w:line="240" w:lineRule="auto"/>
              <w:jc w:val="center"/>
              <w:rPr>
                <w:rFonts w:ascii="Aptos Narrow" w:eastAsia="Times New Roman" w:hAnsi="Aptos Narrow" w:cs="Times New Roman"/>
                <w:b/>
                <w:bCs/>
                <w:color w:val="000000"/>
                <w:kern w:val="0"/>
                <w:lang w:eastAsia="en-AU"/>
                <w14:ligatures w14:val="none"/>
              </w:rPr>
            </w:pPr>
            <w:r>
              <w:rPr>
                <w:rFonts w:ascii="Aptos Narrow" w:hAnsi="Aptos Narrow"/>
                <w:b/>
                <w:bCs/>
                <w:color w:val="000000"/>
              </w:rPr>
              <w:t>Abundance</w:t>
            </w:r>
          </w:p>
        </w:tc>
      </w:tr>
      <w:tr w:rsidR="001F70DF" w:rsidRPr="00037803" w14:paraId="7B03643F"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71609FC5" w14:textId="2922543A" w:rsidR="001F70DF" w:rsidRPr="00037803" w:rsidRDefault="001F70DF" w:rsidP="001F70DF">
            <w:pPr>
              <w:spacing w:after="0" w:line="240" w:lineRule="auto"/>
              <w:jc w:val="both"/>
              <w:rPr>
                <w:rFonts w:ascii="Aptos Narrow" w:eastAsia="Times New Roman" w:hAnsi="Aptos Narrow" w:cs="Times New Roman"/>
                <w:b/>
                <w:bCs/>
                <w:color w:val="000000"/>
                <w:kern w:val="0"/>
                <w:lang w:eastAsia="en-AU"/>
                <w14:ligatures w14:val="none"/>
              </w:rPr>
            </w:pPr>
            <w:r>
              <w:rPr>
                <w:rFonts w:ascii="Aptos Narrow" w:hAnsi="Aptos Narrow"/>
                <w:b/>
                <w:bCs/>
                <w:color w:val="000000"/>
              </w:rPr>
              <w:t>Carnivores</w:t>
            </w:r>
          </w:p>
        </w:tc>
        <w:tc>
          <w:tcPr>
            <w:tcW w:w="3255" w:type="dxa"/>
            <w:tcBorders>
              <w:top w:val="nil"/>
              <w:left w:val="nil"/>
              <w:bottom w:val="nil"/>
              <w:right w:val="nil"/>
            </w:tcBorders>
            <w:shd w:val="clear" w:color="auto" w:fill="auto"/>
            <w:noWrap/>
            <w:vAlign w:val="bottom"/>
            <w:hideMark/>
          </w:tcPr>
          <w:p w14:paraId="22DE40FA" w14:textId="77777777" w:rsidR="001F70DF" w:rsidRPr="00037803" w:rsidRDefault="001F70DF" w:rsidP="001F70DF">
            <w:pPr>
              <w:spacing w:after="0" w:line="240" w:lineRule="auto"/>
              <w:jc w:val="both"/>
              <w:rPr>
                <w:rFonts w:ascii="Aptos Narrow" w:eastAsia="Times New Roman" w:hAnsi="Aptos Narrow" w:cs="Times New Roman"/>
                <w:b/>
                <w:bCs/>
                <w:color w:val="000000"/>
                <w:kern w:val="0"/>
                <w:lang w:eastAsia="en-AU"/>
                <w14:ligatures w14:val="none"/>
              </w:rPr>
            </w:pPr>
          </w:p>
        </w:tc>
        <w:tc>
          <w:tcPr>
            <w:tcW w:w="1751" w:type="dxa"/>
            <w:tcBorders>
              <w:top w:val="nil"/>
              <w:left w:val="nil"/>
              <w:bottom w:val="nil"/>
              <w:right w:val="nil"/>
            </w:tcBorders>
            <w:shd w:val="clear" w:color="auto" w:fill="auto"/>
            <w:noWrap/>
            <w:vAlign w:val="bottom"/>
            <w:hideMark/>
          </w:tcPr>
          <w:p w14:paraId="436F8CC3" w14:textId="77777777" w:rsidR="001F70DF" w:rsidRPr="00037803" w:rsidRDefault="001F70DF" w:rsidP="001F70DF">
            <w:pPr>
              <w:spacing w:after="0" w:line="240" w:lineRule="auto"/>
              <w:rPr>
                <w:rFonts w:ascii="Times New Roman" w:eastAsia="Times New Roman" w:hAnsi="Times New Roman" w:cs="Times New Roman"/>
                <w:kern w:val="0"/>
                <w:sz w:val="20"/>
                <w:szCs w:val="20"/>
                <w:lang w:eastAsia="en-AU"/>
                <w14:ligatures w14:val="none"/>
              </w:rPr>
            </w:pPr>
          </w:p>
        </w:tc>
        <w:tc>
          <w:tcPr>
            <w:tcW w:w="1352" w:type="dxa"/>
            <w:tcBorders>
              <w:top w:val="nil"/>
              <w:left w:val="nil"/>
              <w:bottom w:val="nil"/>
              <w:right w:val="single" w:sz="4" w:space="0" w:color="auto"/>
            </w:tcBorders>
            <w:shd w:val="clear" w:color="auto" w:fill="auto"/>
            <w:noWrap/>
            <w:vAlign w:val="bottom"/>
            <w:hideMark/>
          </w:tcPr>
          <w:p w14:paraId="2977FBCB" w14:textId="25060EB0" w:rsidR="001F70DF" w:rsidRPr="00037803" w:rsidRDefault="001F70DF" w:rsidP="001F70DF">
            <w:pPr>
              <w:spacing w:after="0" w:line="240" w:lineRule="auto"/>
              <w:rPr>
                <w:rFonts w:ascii="Times New Roman" w:eastAsia="Times New Roman" w:hAnsi="Times New Roman" w:cs="Times New Roman"/>
                <w:kern w:val="0"/>
                <w:sz w:val="20"/>
                <w:szCs w:val="20"/>
                <w:lang w:eastAsia="en-AU"/>
                <w14:ligatures w14:val="none"/>
              </w:rPr>
            </w:pPr>
            <w:r>
              <w:rPr>
                <w:rFonts w:ascii="Calibri" w:hAnsi="Calibri" w:cs="Calibri"/>
                <w:color w:val="000000"/>
              </w:rPr>
              <w:t> </w:t>
            </w:r>
          </w:p>
        </w:tc>
      </w:tr>
      <w:tr w:rsidR="001F70DF" w:rsidRPr="00037803" w14:paraId="7611D202"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4C29CC5B" w14:textId="429C0925"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Black backed jackal</w:t>
            </w:r>
          </w:p>
        </w:tc>
        <w:tc>
          <w:tcPr>
            <w:tcW w:w="3255" w:type="dxa"/>
            <w:tcBorders>
              <w:top w:val="nil"/>
              <w:left w:val="nil"/>
              <w:bottom w:val="nil"/>
              <w:right w:val="nil"/>
            </w:tcBorders>
            <w:shd w:val="clear" w:color="auto" w:fill="auto"/>
            <w:noWrap/>
            <w:vAlign w:val="center"/>
            <w:hideMark/>
          </w:tcPr>
          <w:p w14:paraId="7A91A87B" w14:textId="6009738E"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proofErr w:type="spellStart"/>
            <w:r>
              <w:rPr>
                <w:rFonts w:ascii="Aptos Narrow" w:hAnsi="Aptos Narrow"/>
                <w:i/>
                <w:iCs/>
                <w:color w:val="000000"/>
              </w:rPr>
              <w:t>Lupulella</w:t>
            </w:r>
            <w:proofErr w:type="spellEnd"/>
            <w:r>
              <w:rPr>
                <w:rFonts w:ascii="Aptos Narrow" w:hAnsi="Aptos Narrow"/>
                <w:i/>
                <w:iCs/>
                <w:color w:val="000000"/>
              </w:rPr>
              <w:t xml:space="preserve"> </w:t>
            </w:r>
            <w:proofErr w:type="spellStart"/>
            <w:r>
              <w:rPr>
                <w:rFonts w:ascii="Aptos Narrow" w:hAnsi="Aptos Narrow"/>
                <w:i/>
                <w:iCs/>
                <w:color w:val="000000"/>
              </w:rPr>
              <w:t>mesomelas</w:t>
            </w:r>
            <w:proofErr w:type="spellEnd"/>
          </w:p>
        </w:tc>
        <w:tc>
          <w:tcPr>
            <w:tcW w:w="1751" w:type="dxa"/>
            <w:tcBorders>
              <w:top w:val="nil"/>
              <w:left w:val="nil"/>
              <w:bottom w:val="nil"/>
              <w:right w:val="nil"/>
            </w:tcBorders>
            <w:shd w:val="clear" w:color="auto" w:fill="auto"/>
            <w:noWrap/>
            <w:vAlign w:val="bottom"/>
            <w:hideMark/>
          </w:tcPr>
          <w:p w14:paraId="40F96654" w14:textId="35F4ECAF"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0.13 (11905.28)</w:t>
            </w:r>
          </w:p>
        </w:tc>
        <w:tc>
          <w:tcPr>
            <w:tcW w:w="1352" w:type="dxa"/>
            <w:tcBorders>
              <w:top w:val="nil"/>
              <w:left w:val="nil"/>
              <w:bottom w:val="nil"/>
              <w:right w:val="single" w:sz="4" w:space="0" w:color="auto"/>
            </w:tcBorders>
            <w:shd w:val="clear" w:color="auto" w:fill="auto"/>
            <w:noWrap/>
            <w:vAlign w:val="bottom"/>
            <w:hideMark/>
          </w:tcPr>
          <w:p w14:paraId="3AD770DE" w14:textId="07BE31CA"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222.53</w:t>
            </w:r>
          </w:p>
        </w:tc>
      </w:tr>
      <w:tr w:rsidR="001F70DF" w:rsidRPr="00037803" w14:paraId="23848389"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24B27D01" w14:textId="66F0680B"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Banded mongoose</w:t>
            </w:r>
          </w:p>
        </w:tc>
        <w:tc>
          <w:tcPr>
            <w:tcW w:w="3255" w:type="dxa"/>
            <w:tcBorders>
              <w:top w:val="nil"/>
              <w:left w:val="nil"/>
              <w:bottom w:val="nil"/>
              <w:right w:val="nil"/>
            </w:tcBorders>
            <w:shd w:val="clear" w:color="auto" w:fill="auto"/>
            <w:noWrap/>
            <w:vAlign w:val="center"/>
            <w:hideMark/>
          </w:tcPr>
          <w:p w14:paraId="6E7266F4" w14:textId="7EC063CE"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proofErr w:type="spellStart"/>
            <w:proofErr w:type="gramStart"/>
            <w:r>
              <w:rPr>
                <w:rFonts w:ascii="Aptos Narrow" w:hAnsi="Aptos Narrow"/>
                <w:i/>
                <w:iCs/>
                <w:color w:val="000000"/>
              </w:rPr>
              <w:t>Mungos</w:t>
            </w:r>
            <w:proofErr w:type="spellEnd"/>
            <w:proofErr w:type="gramEnd"/>
            <w:r>
              <w:rPr>
                <w:rFonts w:ascii="Aptos Narrow" w:hAnsi="Aptos Narrow"/>
                <w:i/>
                <w:iCs/>
                <w:color w:val="000000"/>
              </w:rPr>
              <w:t> mongo</w:t>
            </w:r>
          </w:p>
        </w:tc>
        <w:tc>
          <w:tcPr>
            <w:tcW w:w="1751" w:type="dxa"/>
            <w:tcBorders>
              <w:top w:val="nil"/>
              <w:left w:val="nil"/>
              <w:bottom w:val="nil"/>
              <w:right w:val="nil"/>
            </w:tcBorders>
            <w:shd w:val="clear" w:color="auto" w:fill="auto"/>
            <w:noWrap/>
            <w:vAlign w:val="bottom"/>
            <w:hideMark/>
          </w:tcPr>
          <w:p w14:paraId="35E48571" w14:textId="6945837B"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14.9 (11.37)</w:t>
            </w:r>
          </w:p>
        </w:tc>
        <w:tc>
          <w:tcPr>
            <w:tcW w:w="1352" w:type="dxa"/>
            <w:tcBorders>
              <w:top w:val="nil"/>
              <w:left w:val="nil"/>
              <w:bottom w:val="nil"/>
              <w:right w:val="single" w:sz="4" w:space="0" w:color="auto"/>
            </w:tcBorders>
            <w:shd w:val="clear" w:color="auto" w:fill="auto"/>
            <w:noWrap/>
            <w:vAlign w:val="bottom"/>
            <w:hideMark/>
          </w:tcPr>
          <w:p w14:paraId="1AE021FC" w14:textId="521F7657"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26073.98</w:t>
            </w:r>
          </w:p>
        </w:tc>
      </w:tr>
      <w:tr w:rsidR="001F70DF" w:rsidRPr="00037803" w14:paraId="70F3E031"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2DB6E115" w14:textId="0B2B5707"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b/>
                <w:bCs/>
                <w:color w:val="000000"/>
              </w:rPr>
              <w:t>Herbivores</w:t>
            </w:r>
          </w:p>
        </w:tc>
        <w:tc>
          <w:tcPr>
            <w:tcW w:w="3255" w:type="dxa"/>
            <w:tcBorders>
              <w:top w:val="nil"/>
              <w:left w:val="nil"/>
              <w:bottom w:val="nil"/>
              <w:right w:val="nil"/>
            </w:tcBorders>
            <w:shd w:val="clear" w:color="auto" w:fill="auto"/>
            <w:noWrap/>
            <w:vAlign w:val="bottom"/>
            <w:hideMark/>
          </w:tcPr>
          <w:p w14:paraId="5BE5B2F3" w14:textId="7F2ECA40"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p>
        </w:tc>
        <w:tc>
          <w:tcPr>
            <w:tcW w:w="1751" w:type="dxa"/>
            <w:tcBorders>
              <w:top w:val="nil"/>
              <w:left w:val="nil"/>
              <w:bottom w:val="nil"/>
              <w:right w:val="nil"/>
            </w:tcBorders>
            <w:shd w:val="clear" w:color="auto" w:fill="auto"/>
            <w:noWrap/>
            <w:vAlign w:val="bottom"/>
            <w:hideMark/>
          </w:tcPr>
          <w:p w14:paraId="160F09B1" w14:textId="4111F4CF"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p>
        </w:tc>
        <w:tc>
          <w:tcPr>
            <w:tcW w:w="1352" w:type="dxa"/>
            <w:tcBorders>
              <w:top w:val="nil"/>
              <w:left w:val="nil"/>
              <w:bottom w:val="nil"/>
              <w:right w:val="single" w:sz="4" w:space="0" w:color="auto"/>
            </w:tcBorders>
            <w:shd w:val="clear" w:color="auto" w:fill="auto"/>
            <w:noWrap/>
            <w:vAlign w:val="bottom"/>
            <w:hideMark/>
          </w:tcPr>
          <w:p w14:paraId="59F396FA" w14:textId="18B66057"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Calibri" w:hAnsi="Calibri" w:cs="Calibri"/>
                <w:color w:val="000000"/>
              </w:rPr>
              <w:t> </w:t>
            </w:r>
          </w:p>
        </w:tc>
      </w:tr>
      <w:tr w:rsidR="001F70DF" w:rsidRPr="00037803" w14:paraId="082D8B93"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56EC9CCE" w14:textId="75771309"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Impala</w:t>
            </w:r>
          </w:p>
        </w:tc>
        <w:tc>
          <w:tcPr>
            <w:tcW w:w="3255" w:type="dxa"/>
            <w:tcBorders>
              <w:top w:val="nil"/>
              <w:left w:val="nil"/>
              <w:bottom w:val="nil"/>
              <w:right w:val="nil"/>
            </w:tcBorders>
            <w:shd w:val="clear" w:color="auto" w:fill="auto"/>
            <w:noWrap/>
            <w:vAlign w:val="center"/>
            <w:hideMark/>
          </w:tcPr>
          <w:p w14:paraId="4E485EFB" w14:textId="5D8F5C0D"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Aepyceros melampus</w:t>
            </w:r>
          </w:p>
        </w:tc>
        <w:tc>
          <w:tcPr>
            <w:tcW w:w="1751" w:type="dxa"/>
            <w:tcBorders>
              <w:top w:val="nil"/>
              <w:left w:val="nil"/>
              <w:bottom w:val="nil"/>
              <w:right w:val="nil"/>
            </w:tcBorders>
            <w:shd w:val="clear" w:color="auto" w:fill="auto"/>
            <w:noWrap/>
            <w:vAlign w:val="bottom"/>
            <w:hideMark/>
          </w:tcPr>
          <w:p w14:paraId="49709C59" w14:textId="16399077"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25.22 (14.19)</w:t>
            </w:r>
          </w:p>
        </w:tc>
        <w:tc>
          <w:tcPr>
            <w:tcW w:w="1352" w:type="dxa"/>
            <w:tcBorders>
              <w:top w:val="nil"/>
              <w:left w:val="nil"/>
              <w:bottom w:val="nil"/>
              <w:right w:val="single" w:sz="4" w:space="0" w:color="auto"/>
            </w:tcBorders>
            <w:shd w:val="clear" w:color="auto" w:fill="auto"/>
            <w:noWrap/>
            <w:vAlign w:val="bottom"/>
            <w:hideMark/>
          </w:tcPr>
          <w:p w14:paraId="002AE205" w14:textId="60F41DC9"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44129.75</w:t>
            </w:r>
          </w:p>
        </w:tc>
      </w:tr>
      <w:tr w:rsidR="001F70DF" w:rsidRPr="00037803" w14:paraId="758D09C9"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56502AE5" w14:textId="58851162"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Blue wildebeest</w:t>
            </w:r>
          </w:p>
        </w:tc>
        <w:tc>
          <w:tcPr>
            <w:tcW w:w="3255" w:type="dxa"/>
            <w:tcBorders>
              <w:top w:val="nil"/>
              <w:left w:val="nil"/>
              <w:bottom w:val="nil"/>
              <w:right w:val="nil"/>
            </w:tcBorders>
            <w:shd w:val="clear" w:color="auto" w:fill="auto"/>
            <w:noWrap/>
            <w:vAlign w:val="center"/>
            <w:hideMark/>
          </w:tcPr>
          <w:p w14:paraId="5C8A66A7" w14:textId="799E0626"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proofErr w:type="spellStart"/>
            <w:r>
              <w:rPr>
                <w:rFonts w:ascii="Aptos Narrow" w:hAnsi="Aptos Narrow"/>
                <w:i/>
                <w:iCs/>
                <w:color w:val="000000"/>
              </w:rPr>
              <w:t>Connochaetes</w:t>
            </w:r>
            <w:proofErr w:type="spellEnd"/>
            <w:r>
              <w:rPr>
                <w:rFonts w:ascii="Aptos Narrow" w:hAnsi="Aptos Narrow"/>
                <w:i/>
                <w:iCs/>
                <w:color w:val="000000"/>
              </w:rPr>
              <w:t xml:space="preserve"> </w:t>
            </w:r>
            <w:proofErr w:type="spellStart"/>
            <w:r>
              <w:rPr>
                <w:rFonts w:ascii="Aptos Narrow" w:hAnsi="Aptos Narrow"/>
                <w:i/>
                <w:iCs/>
                <w:color w:val="000000"/>
              </w:rPr>
              <w:t>taurinus</w:t>
            </w:r>
            <w:proofErr w:type="spellEnd"/>
          </w:p>
        </w:tc>
        <w:tc>
          <w:tcPr>
            <w:tcW w:w="1751" w:type="dxa"/>
            <w:tcBorders>
              <w:top w:val="nil"/>
              <w:left w:val="nil"/>
              <w:bottom w:val="nil"/>
              <w:right w:val="nil"/>
            </w:tcBorders>
            <w:shd w:val="clear" w:color="auto" w:fill="auto"/>
            <w:noWrap/>
            <w:vAlign w:val="bottom"/>
            <w:hideMark/>
          </w:tcPr>
          <w:p w14:paraId="4490EC8F" w14:textId="56579A68"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0.11 (9147.35)</w:t>
            </w:r>
          </w:p>
        </w:tc>
        <w:tc>
          <w:tcPr>
            <w:tcW w:w="1352" w:type="dxa"/>
            <w:tcBorders>
              <w:top w:val="nil"/>
              <w:left w:val="nil"/>
              <w:bottom w:val="nil"/>
              <w:right w:val="single" w:sz="4" w:space="0" w:color="auto"/>
            </w:tcBorders>
            <w:shd w:val="clear" w:color="auto" w:fill="auto"/>
            <w:noWrap/>
            <w:vAlign w:val="bottom"/>
            <w:hideMark/>
          </w:tcPr>
          <w:p w14:paraId="06D00644" w14:textId="0C91E9BC"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191.58</w:t>
            </w:r>
          </w:p>
        </w:tc>
      </w:tr>
      <w:tr w:rsidR="001F70DF" w:rsidRPr="00037803" w14:paraId="2D74AC38"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3EBD4EDE" w14:textId="7B6A124D" w:rsidR="001F70DF" w:rsidRPr="00037803" w:rsidRDefault="001F70DF" w:rsidP="001F70DF">
            <w:pPr>
              <w:spacing w:after="0" w:line="240" w:lineRule="auto"/>
              <w:jc w:val="both"/>
              <w:rPr>
                <w:rFonts w:ascii="Aptos Narrow" w:eastAsia="Times New Roman" w:hAnsi="Aptos Narrow" w:cs="Times New Roman"/>
                <w:b/>
                <w:bCs/>
                <w:color w:val="000000"/>
                <w:kern w:val="0"/>
                <w:lang w:eastAsia="en-AU"/>
                <w14:ligatures w14:val="none"/>
              </w:rPr>
            </w:pPr>
            <w:proofErr w:type="spellStart"/>
            <w:r>
              <w:rPr>
                <w:rFonts w:ascii="Aptos Narrow" w:hAnsi="Aptos Narrow"/>
                <w:color w:val="000000"/>
              </w:rPr>
              <w:t>Tsessebe</w:t>
            </w:r>
            <w:proofErr w:type="spellEnd"/>
          </w:p>
        </w:tc>
        <w:tc>
          <w:tcPr>
            <w:tcW w:w="3255" w:type="dxa"/>
            <w:tcBorders>
              <w:top w:val="nil"/>
              <w:left w:val="nil"/>
              <w:bottom w:val="nil"/>
              <w:right w:val="nil"/>
            </w:tcBorders>
            <w:shd w:val="clear" w:color="auto" w:fill="auto"/>
            <w:noWrap/>
            <w:vAlign w:val="center"/>
            <w:hideMark/>
          </w:tcPr>
          <w:p w14:paraId="7F877562" w14:textId="3B00549D" w:rsidR="001F70DF" w:rsidRPr="00037803" w:rsidRDefault="001F70DF" w:rsidP="001F70DF">
            <w:pPr>
              <w:spacing w:after="0" w:line="240" w:lineRule="auto"/>
              <w:jc w:val="both"/>
              <w:rPr>
                <w:rFonts w:ascii="Aptos Narrow" w:eastAsia="Times New Roman" w:hAnsi="Aptos Narrow" w:cs="Times New Roman"/>
                <w:b/>
                <w:bCs/>
                <w:color w:val="000000"/>
                <w:kern w:val="0"/>
                <w:lang w:eastAsia="en-AU"/>
                <w14:ligatures w14:val="none"/>
              </w:rPr>
            </w:pPr>
            <w:proofErr w:type="spellStart"/>
            <w:r>
              <w:rPr>
                <w:rFonts w:ascii="Aptos Narrow" w:hAnsi="Aptos Narrow"/>
                <w:i/>
                <w:iCs/>
                <w:color w:val="000000"/>
              </w:rPr>
              <w:t>Damaliscus</w:t>
            </w:r>
            <w:proofErr w:type="spellEnd"/>
            <w:r>
              <w:rPr>
                <w:rFonts w:ascii="Aptos Narrow" w:hAnsi="Aptos Narrow"/>
                <w:i/>
                <w:iCs/>
                <w:color w:val="000000"/>
              </w:rPr>
              <w:t> lunatus</w:t>
            </w:r>
          </w:p>
        </w:tc>
        <w:tc>
          <w:tcPr>
            <w:tcW w:w="1751" w:type="dxa"/>
            <w:tcBorders>
              <w:top w:val="nil"/>
              <w:left w:val="nil"/>
              <w:bottom w:val="nil"/>
              <w:right w:val="nil"/>
            </w:tcBorders>
            <w:shd w:val="clear" w:color="auto" w:fill="auto"/>
            <w:noWrap/>
            <w:vAlign w:val="bottom"/>
            <w:hideMark/>
          </w:tcPr>
          <w:p w14:paraId="0AAF2F89" w14:textId="189DF190" w:rsidR="001F70DF" w:rsidRPr="00037803" w:rsidRDefault="001F70DF" w:rsidP="001F70DF">
            <w:pPr>
              <w:spacing w:after="0" w:line="240" w:lineRule="auto"/>
              <w:jc w:val="right"/>
              <w:rPr>
                <w:rFonts w:ascii="Times New Roman" w:eastAsia="Times New Roman" w:hAnsi="Times New Roman" w:cs="Times New Roman"/>
                <w:kern w:val="0"/>
                <w:sz w:val="20"/>
                <w:szCs w:val="20"/>
                <w:lang w:eastAsia="en-AU"/>
                <w14:ligatures w14:val="none"/>
              </w:rPr>
            </w:pPr>
            <w:r>
              <w:rPr>
                <w:rFonts w:ascii="Aptos Narrow" w:hAnsi="Aptos Narrow"/>
                <w:color w:val="000000"/>
              </w:rPr>
              <w:t>0.56 (0.63)</w:t>
            </w:r>
          </w:p>
        </w:tc>
        <w:tc>
          <w:tcPr>
            <w:tcW w:w="1352" w:type="dxa"/>
            <w:tcBorders>
              <w:top w:val="nil"/>
              <w:left w:val="nil"/>
              <w:bottom w:val="nil"/>
              <w:right w:val="single" w:sz="4" w:space="0" w:color="auto"/>
            </w:tcBorders>
            <w:shd w:val="clear" w:color="auto" w:fill="auto"/>
            <w:noWrap/>
            <w:vAlign w:val="bottom"/>
            <w:hideMark/>
          </w:tcPr>
          <w:p w14:paraId="7DBF42DA" w14:textId="4B267A68" w:rsidR="001F70DF" w:rsidRPr="00037803" w:rsidRDefault="001F70DF" w:rsidP="001F70DF">
            <w:pPr>
              <w:spacing w:after="0" w:line="240" w:lineRule="auto"/>
              <w:jc w:val="right"/>
              <w:rPr>
                <w:rFonts w:ascii="Times New Roman" w:eastAsia="Times New Roman" w:hAnsi="Times New Roman" w:cs="Times New Roman"/>
                <w:kern w:val="0"/>
                <w:sz w:val="20"/>
                <w:szCs w:val="20"/>
                <w:lang w:eastAsia="en-AU"/>
                <w14:ligatures w14:val="none"/>
              </w:rPr>
            </w:pPr>
            <w:r>
              <w:rPr>
                <w:rFonts w:ascii="Aptos Narrow" w:hAnsi="Aptos Narrow"/>
                <w:color w:val="000000"/>
              </w:rPr>
              <w:t>974.17</w:t>
            </w:r>
          </w:p>
        </w:tc>
      </w:tr>
      <w:tr w:rsidR="001F70DF" w:rsidRPr="00037803" w14:paraId="2030BFBA" w14:textId="77777777" w:rsidTr="00A7581F">
        <w:trPr>
          <w:trHeight w:val="283"/>
        </w:trPr>
        <w:tc>
          <w:tcPr>
            <w:tcW w:w="2497" w:type="dxa"/>
            <w:tcBorders>
              <w:top w:val="nil"/>
              <w:left w:val="single" w:sz="4" w:space="0" w:color="auto"/>
              <w:bottom w:val="nil"/>
              <w:right w:val="nil"/>
            </w:tcBorders>
            <w:shd w:val="clear" w:color="auto" w:fill="auto"/>
            <w:noWrap/>
            <w:vAlign w:val="center"/>
          </w:tcPr>
          <w:p w14:paraId="79118AF1" w14:textId="1ED5A46F" w:rsidR="001F70DF" w:rsidRDefault="001F70DF" w:rsidP="001F70DF">
            <w:pPr>
              <w:spacing w:after="0" w:line="240" w:lineRule="auto"/>
              <w:jc w:val="both"/>
              <w:rPr>
                <w:rFonts w:ascii="Aptos Narrow" w:hAnsi="Aptos Narrow"/>
                <w:color w:val="000000"/>
              </w:rPr>
            </w:pPr>
            <w:r>
              <w:rPr>
                <w:rFonts w:ascii="Aptos Narrow" w:hAnsi="Aptos Narrow"/>
                <w:color w:val="000000"/>
              </w:rPr>
              <w:t>Plains zebra</w:t>
            </w:r>
          </w:p>
        </w:tc>
        <w:tc>
          <w:tcPr>
            <w:tcW w:w="3255" w:type="dxa"/>
            <w:tcBorders>
              <w:top w:val="nil"/>
              <w:left w:val="nil"/>
              <w:bottom w:val="nil"/>
              <w:right w:val="nil"/>
            </w:tcBorders>
            <w:shd w:val="clear" w:color="auto" w:fill="auto"/>
            <w:noWrap/>
            <w:vAlign w:val="center"/>
          </w:tcPr>
          <w:p w14:paraId="310C46F3" w14:textId="1BA4EAC0" w:rsidR="001F70DF" w:rsidRDefault="001F70DF" w:rsidP="001F70DF">
            <w:pPr>
              <w:spacing w:after="0" w:line="240" w:lineRule="auto"/>
              <w:jc w:val="both"/>
              <w:rPr>
                <w:rFonts w:ascii="Aptos Narrow" w:hAnsi="Aptos Narrow"/>
                <w:i/>
                <w:iCs/>
                <w:color w:val="000000"/>
              </w:rPr>
            </w:pPr>
            <w:r>
              <w:rPr>
                <w:rFonts w:ascii="Aptos Narrow" w:hAnsi="Aptos Narrow"/>
                <w:i/>
                <w:iCs/>
                <w:color w:val="000000"/>
              </w:rPr>
              <w:t>Equus quagga</w:t>
            </w:r>
          </w:p>
        </w:tc>
        <w:tc>
          <w:tcPr>
            <w:tcW w:w="1751" w:type="dxa"/>
            <w:tcBorders>
              <w:top w:val="nil"/>
              <w:left w:val="nil"/>
              <w:bottom w:val="nil"/>
              <w:right w:val="nil"/>
            </w:tcBorders>
            <w:shd w:val="clear" w:color="auto" w:fill="auto"/>
            <w:noWrap/>
            <w:vAlign w:val="bottom"/>
          </w:tcPr>
          <w:p w14:paraId="3F0A9472" w14:textId="2E489B80" w:rsidR="001F70DF" w:rsidRDefault="001F70DF" w:rsidP="001F70DF">
            <w:pPr>
              <w:spacing w:after="0" w:line="240" w:lineRule="auto"/>
              <w:jc w:val="right"/>
              <w:rPr>
                <w:rFonts w:ascii="Aptos Narrow" w:hAnsi="Aptos Narrow"/>
                <w:color w:val="000000"/>
              </w:rPr>
            </w:pPr>
            <w:r>
              <w:rPr>
                <w:rFonts w:ascii="Aptos Narrow" w:hAnsi="Aptos Narrow"/>
                <w:color w:val="000000"/>
              </w:rPr>
              <w:t>9.69 (11.29)</w:t>
            </w:r>
          </w:p>
        </w:tc>
        <w:tc>
          <w:tcPr>
            <w:tcW w:w="1352" w:type="dxa"/>
            <w:tcBorders>
              <w:top w:val="nil"/>
              <w:left w:val="nil"/>
              <w:bottom w:val="nil"/>
              <w:right w:val="single" w:sz="4" w:space="0" w:color="auto"/>
            </w:tcBorders>
            <w:shd w:val="clear" w:color="auto" w:fill="auto"/>
            <w:noWrap/>
            <w:vAlign w:val="bottom"/>
          </w:tcPr>
          <w:p w14:paraId="13EDADC9" w14:textId="4A8ED69C" w:rsidR="001F70DF" w:rsidRDefault="001F70DF" w:rsidP="001F70DF">
            <w:pPr>
              <w:spacing w:after="0" w:line="240" w:lineRule="auto"/>
              <w:jc w:val="right"/>
              <w:rPr>
                <w:rFonts w:ascii="Aptos Narrow" w:hAnsi="Aptos Narrow"/>
                <w:color w:val="000000"/>
              </w:rPr>
            </w:pPr>
            <w:r>
              <w:rPr>
                <w:rFonts w:ascii="Aptos Narrow" w:hAnsi="Aptos Narrow"/>
                <w:color w:val="000000"/>
              </w:rPr>
              <w:t>16962.83</w:t>
            </w:r>
          </w:p>
        </w:tc>
      </w:tr>
      <w:tr w:rsidR="001F70DF" w:rsidRPr="00037803" w14:paraId="134C4798"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6FFFA01B" w14:textId="7F23959B"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Southern giraffe</w:t>
            </w:r>
          </w:p>
        </w:tc>
        <w:tc>
          <w:tcPr>
            <w:tcW w:w="3255" w:type="dxa"/>
            <w:tcBorders>
              <w:top w:val="nil"/>
              <w:left w:val="nil"/>
              <w:bottom w:val="nil"/>
              <w:right w:val="nil"/>
            </w:tcBorders>
            <w:shd w:val="clear" w:color="auto" w:fill="auto"/>
            <w:noWrap/>
            <w:vAlign w:val="center"/>
            <w:hideMark/>
          </w:tcPr>
          <w:p w14:paraId="3CAE1BC1" w14:textId="186F5E04"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Giraffa camelopardalis</w:t>
            </w:r>
          </w:p>
        </w:tc>
        <w:tc>
          <w:tcPr>
            <w:tcW w:w="1751" w:type="dxa"/>
            <w:tcBorders>
              <w:top w:val="nil"/>
              <w:left w:val="nil"/>
              <w:bottom w:val="nil"/>
              <w:right w:val="nil"/>
            </w:tcBorders>
            <w:shd w:val="clear" w:color="auto" w:fill="auto"/>
            <w:noWrap/>
            <w:vAlign w:val="bottom"/>
            <w:hideMark/>
          </w:tcPr>
          <w:p w14:paraId="7E6B7CF9" w14:textId="730CBBA8"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1.15 (0.42)</w:t>
            </w:r>
          </w:p>
        </w:tc>
        <w:tc>
          <w:tcPr>
            <w:tcW w:w="1352" w:type="dxa"/>
            <w:tcBorders>
              <w:top w:val="nil"/>
              <w:left w:val="nil"/>
              <w:bottom w:val="nil"/>
              <w:right w:val="single" w:sz="4" w:space="0" w:color="auto"/>
            </w:tcBorders>
            <w:shd w:val="clear" w:color="auto" w:fill="auto"/>
            <w:noWrap/>
            <w:vAlign w:val="bottom"/>
            <w:hideMark/>
          </w:tcPr>
          <w:p w14:paraId="7CA64FB2" w14:textId="5E96CAD2"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2008.78</w:t>
            </w:r>
          </w:p>
        </w:tc>
      </w:tr>
      <w:tr w:rsidR="001F70DF" w:rsidRPr="00037803" w14:paraId="1A1CBAFF"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7063434B" w14:textId="5F17228B"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Roan antelope</w:t>
            </w:r>
          </w:p>
        </w:tc>
        <w:tc>
          <w:tcPr>
            <w:tcW w:w="3255" w:type="dxa"/>
            <w:tcBorders>
              <w:top w:val="nil"/>
              <w:left w:val="nil"/>
              <w:bottom w:val="nil"/>
              <w:right w:val="nil"/>
            </w:tcBorders>
            <w:shd w:val="clear" w:color="auto" w:fill="auto"/>
            <w:noWrap/>
            <w:vAlign w:val="center"/>
            <w:hideMark/>
          </w:tcPr>
          <w:p w14:paraId="2B19937A" w14:textId="12567271"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Hippotragus </w:t>
            </w:r>
            <w:proofErr w:type="spellStart"/>
            <w:r>
              <w:rPr>
                <w:rFonts w:ascii="Aptos Narrow" w:hAnsi="Aptos Narrow"/>
                <w:i/>
                <w:iCs/>
                <w:color w:val="000000"/>
              </w:rPr>
              <w:t>equinus</w:t>
            </w:r>
            <w:proofErr w:type="spellEnd"/>
          </w:p>
        </w:tc>
        <w:tc>
          <w:tcPr>
            <w:tcW w:w="1751" w:type="dxa"/>
            <w:tcBorders>
              <w:top w:val="nil"/>
              <w:left w:val="nil"/>
              <w:bottom w:val="nil"/>
              <w:right w:val="nil"/>
            </w:tcBorders>
            <w:shd w:val="clear" w:color="auto" w:fill="auto"/>
            <w:noWrap/>
            <w:vAlign w:val="bottom"/>
            <w:hideMark/>
          </w:tcPr>
          <w:p w14:paraId="0F3B7349" w14:textId="22A0F5B5"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0.04 (0.16)</w:t>
            </w:r>
          </w:p>
        </w:tc>
        <w:tc>
          <w:tcPr>
            <w:tcW w:w="1352" w:type="dxa"/>
            <w:tcBorders>
              <w:top w:val="nil"/>
              <w:left w:val="nil"/>
              <w:bottom w:val="nil"/>
              <w:right w:val="single" w:sz="4" w:space="0" w:color="auto"/>
            </w:tcBorders>
            <w:shd w:val="clear" w:color="auto" w:fill="auto"/>
            <w:noWrap/>
            <w:vAlign w:val="bottom"/>
            <w:hideMark/>
          </w:tcPr>
          <w:p w14:paraId="76C26154" w14:textId="3343000B"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68.23</w:t>
            </w:r>
          </w:p>
        </w:tc>
      </w:tr>
      <w:tr w:rsidR="001F70DF" w:rsidRPr="00037803" w14:paraId="0765AE99"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5B3E7644" w14:textId="4DB21D3B"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Sable antelope*</w:t>
            </w:r>
          </w:p>
        </w:tc>
        <w:tc>
          <w:tcPr>
            <w:tcW w:w="3255" w:type="dxa"/>
            <w:tcBorders>
              <w:top w:val="nil"/>
              <w:left w:val="nil"/>
              <w:bottom w:val="nil"/>
              <w:right w:val="nil"/>
            </w:tcBorders>
            <w:shd w:val="clear" w:color="auto" w:fill="auto"/>
            <w:noWrap/>
            <w:vAlign w:val="center"/>
            <w:hideMark/>
          </w:tcPr>
          <w:p w14:paraId="064C004C" w14:textId="4F94292D"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Hippotragus </w:t>
            </w:r>
            <w:proofErr w:type="spellStart"/>
            <w:r>
              <w:rPr>
                <w:rFonts w:ascii="Aptos Narrow" w:hAnsi="Aptos Narrow"/>
                <w:i/>
                <w:iCs/>
                <w:color w:val="000000"/>
              </w:rPr>
              <w:t>niger</w:t>
            </w:r>
            <w:proofErr w:type="spellEnd"/>
          </w:p>
        </w:tc>
        <w:tc>
          <w:tcPr>
            <w:tcW w:w="1751" w:type="dxa"/>
            <w:tcBorders>
              <w:top w:val="nil"/>
              <w:left w:val="nil"/>
              <w:bottom w:val="nil"/>
              <w:right w:val="nil"/>
            </w:tcBorders>
            <w:shd w:val="clear" w:color="auto" w:fill="auto"/>
            <w:noWrap/>
            <w:vAlign w:val="bottom"/>
            <w:hideMark/>
          </w:tcPr>
          <w:p w14:paraId="2CB4252C" w14:textId="4F05047B"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0.44 (5843.16)</w:t>
            </w:r>
          </w:p>
        </w:tc>
        <w:tc>
          <w:tcPr>
            <w:tcW w:w="1352" w:type="dxa"/>
            <w:tcBorders>
              <w:top w:val="nil"/>
              <w:left w:val="nil"/>
              <w:bottom w:val="nil"/>
              <w:right w:val="single" w:sz="4" w:space="0" w:color="auto"/>
            </w:tcBorders>
            <w:shd w:val="clear" w:color="auto" w:fill="auto"/>
            <w:noWrap/>
            <w:vAlign w:val="bottom"/>
            <w:hideMark/>
          </w:tcPr>
          <w:p w14:paraId="1602E05B" w14:textId="530FC081"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764.77</w:t>
            </w:r>
          </w:p>
        </w:tc>
      </w:tr>
      <w:tr w:rsidR="001F70DF" w:rsidRPr="00037803" w14:paraId="485E9992"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62E7C526" w14:textId="54AD825B"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African elephant*</w:t>
            </w:r>
          </w:p>
        </w:tc>
        <w:tc>
          <w:tcPr>
            <w:tcW w:w="3255" w:type="dxa"/>
            <w:tcBorders>
              <w:top w:val="nil"/>
              <w:left w:val="nil"/>
              <w:bottom w:val="nil"/>
              <w:right w:val="nil"/>
            </w:tcBorders>
            <w:shd w:val="clear" w:color="auto" w:fill="auto"/>
            <w:noWrap/>
            <w:vAlign w:val="center"/>
            <w:hideMark/>
          </w:tcPr>
          <w:p w14:paraId="70832B07" w14:textId="75C76316"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Loxodonta </w:t>
            </w:r>
            <w:proofErr w:type="spellStart"/>
            <w:r>
              <w:rPr>
                <w:rFonts w:ascii="Aptos Narrow" w:hAnsi="Aptos Narrow"/>
                <w:i/>
                <w:iCs/>
                <w:color w:val="000000"/>
              </w:rPr>
              <w:t>africana</w:t>
            </w:r>
            <w:proofErr w:type="spellEnd"/>
          </w:p>
        </w:tc>
        <w:tc>
          <w:tcPr>
            <w:tcW w:w="1751" w:type="dxa"/>
            <w:tcBorders>
              <w:top w:val="nil"/>
              <w:left w:val="nil"/>
              <w:bottom w:val="nil"/>
              <w:right w:val="nil"/>
            </w:tcBorders>
            <w:shd w:val="clear" w:color="auto" w:fill="auto"/>
            <w:noWrap/>
            <w:vAlign w:val="bottom"/>
            <w:hideMark/>
          </w:tcPr>
          <w:p w14:paraId="73169EC8" w14:textId="635684A7"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3.58 (0.67)</w:t>
            </w:r>
          </w:p>
        </w:tc>
        <w:tc>
          <w:tcPr>
            <w:tcW w:w="1352" w:type="dxa"/>
            <w:tcBorders>
              <w:top w:val="nil"/>
              <w:left w:val="nil"/>
              <w:bottom w:val="nil"/>
              <w:right w:val="single" w:sz="4" w:space="0" w:color="auto"/>
            </w:tcBorders>
            <w:shd w:val="clear" w:color="auto" w:fill="auto"/>
            <w:noWrap/>
            <w:vAlign w:val="bottom"/>
            <w:hideMark/>
          </w:tcPr>
          <w:p w14:paraId="45D64695" w14:textId="7691D6B3"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6268.44</w:t>
            </w:r>
          </w:p>
        </w:tc>
      </w:tr>
      <w:tr w:rsidR="001F70DF" w:rsidRPr="00037803" w14:paraId="338D666E"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70364EE7" w14:textId="4D58ED75"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Warthog</w:t>
            </w:r>
          </w:p>
        </w:tc>
        <w:tc>
          <w:tcPr>
            <w:tcW w:w="3255" w:type="dxa"/>
            <w:tcBorders>
              <w:top w:val="nil"/>
              <w:left w:val="nil"/>
              <w:bottom w:val="nil"/>
              <w:right w:val="nil"/>
            </w:tcBorders>
            <w:shd w:val="clear" w:color="auto" w:fill="auto"/>
            <w:noWrap/>
            <w:vAlign w:val="center"/>
            <w:hideMark/>
          </w:tcPr>
          <w:p w14:paraId="6E7DDE17" w14:textId="2F632F26"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Phacochoerus africanus</w:t>
            </w:r>
          </w:p>
        </w:tc>
        <w:tc>
          <w:tcPr>
            <w:tcW w:w="1751" w:type="dxa"/>
            <w:tcBorders>
              <w:top w:val="nil"/>
              <w:left w:val="nil"/>
              <w:bottom w:val="nil"/>
              <w:right w:val="nil"/>
            </w:tcBorders>
            <w:shd w:val="clear" w:color="auto" w:fill="auto"/>
            <w:noWrap/>
            <w:vAlign w:val="bottom"/>
            <w:hideMark/>
          </w:tcPr>
          <w:p w14:paraId="6DBE0107" w14:textId="2C4B88D6"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0.94 (0.82)</w:t>
            </w:r>
          </w:p>
        </w:tc>
        <w:tc>
          <w:tcPr>
            <w:tcW w:w="1352" w:type="dxa"/>
            <w:tcBorders>
              <w:top w:val="nil"/>
              <w:left w:val="nil"/>
              <w:bottom w:val="nil"/>
              <w:right w:val="single" w:sz="4" w:space="0" w:color="auto"/>
            </w:tcBorders>
            <w:shd w:val="clear" w:color="auto" w:fill="auto"/>
            <w:noWrap/>
            <w:vAlign w:val="bottom"/>
            <w:hideMark/>
          </w:tcPr>
          <w:p w14:paraId="2D3A604E" w14:textId="273A763E"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1652.83</w:t>
            </w:r>
          </w:p>
        </w:tc>
      </w:tr>
      <w:tr w:rsidR="001F70DF" w:rsidRPr="00037803" w14:paraId="64DD3B57"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529F587C" w14:textId="3A8866B6"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Steenbok</w:t>
            </w:r>
          </w:p>
        </w:tc>
        <w:tc>
          <w:tcPr>
            <w:tcW w:w="3255" w:type="dxa"/>
            <w:tcBorders>
              <w:top w:val="nil"/>
              <w:left w:val="nil"/>
              <w:bottom w:val="nil"/>
              <w:right w:val="nil"/>
            </w:tcBorders>
            <w:shd w:val="clear" w:color="auto" w:fill="auto"/>
            <w:noWrap/>
            <w:vAlign w:val="center"/>
            <w:hideMark/>
          </w:tcPr>
          <w:p w14:paraId="461274AC" w14:textId="2BF0ADC7"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Raphicerus campestris</w:t>
            </w:r>
          </w:p>
        </w:tc>
        <w:tc>
          <w:tcPr>
            <w:tcW w:w="1751" w:type="dxa"/>
            <w:tcBorders>
              <w:top w:val="nil"/>
              <w:left w:val="nil"/>
              <w:bottom w:val="nil"/>
              <w:right w:val="nil"/>
            </w:tcBorders>
            <w:shd w:val="clear" w:color="auto" w:fill="auto"/>
            <w:noWrap/>
            <w:vAlign w:val="bottom"/>
            <w:hideMark/>
          </w:tcPr>
          <w:p w14:paraId="4D12CC57" w14:textId="0F9AB43F"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0.38 (0.41)</w:t>
            </w:r>
          </w:p>
        </w:tc>
        <w:tc>
          <w:tcPr>
            <w:tcW w:w="1352" w:type="dxa"/>
            <w:tcBorders>
              <w:top w:val="nil"/>
              <w:left w:val="nil"/>
              <w:bottom w:val="nil"/>
              <w:right w:val="single" w:sz="4" w:space="0" w:color="auto"/>
            </w:tcBorders>
            <w:shd w:val="clear" w:color="auto" w:fill="auto"/>
            <w:noWrap/>
            <w:vAlign w:val="bottom"/>
            <w:hideMark/>
          </w:tcPr>
          <w:p w14:paraId="653607FC" w14:textId="7E7A4DB9"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667.19</w:t>
            </w:r>
          </w:p>
        </w:tc>
      </w:tr>
      <w:tr w:rsidR="001F70DF" w:rsidRPr="00037803" w14:paraId="4B1D2BFC"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163A6EEC" w14:textId="0D8E36BB"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Cape buffalo*</w:t>
            </w:r>
          </w:p>
        </w:tc>
        <w:tc>
          <w:tcPr>
            <w:tcW w:w="3255" w:type="dxa"/>
            <w:tcBorders>
              <w:top w:val="nil"/>
              <w:left w:val="nil"/>
              <w:bottom w:val="nil"/>
              <w:right w:val="nil"/>
            </w:tcBorders>
            <w:shd w:val="clear" w:color="auto" w:fill="auto"/>
            <w:noWrap/>
            <w:vAlign w:val="center"/>
            <w:hideMark/>
          </w:tcPr>
          <w:p w14:paraId="5ABDFFF1" w14:textId="6EF2DF30"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proofErr w:type="spellStart"/>
            <w:r>
              <w:rPr>
                <w:rFonts w:ascii="Aptos Narrow" w:hAnsi="Aptos Narrow"/>
                <w:i/>
                <w:iCs/>
                <w:color w:val="000000"/>
              </w:rPr>
              <w:t>Syncerus</w:t>
            </w:r>
            <w:proofErr w:type="spellEnd"/>
            <w:r>
              <w:rPr>
                <w:rFonts w:ascii="Aptos Narrow" w:hAnsi="Aptos Narrow"/>
                <w:i/>
                <w:iCs/>
                <w:color w:val="000000"/>
              </w:rPr>
              <w:t> </w:t>
            </w:r>
            <w:proofErr w:type="spellStart"/>
            <w:r>
              <w:rPr>
                <w:rFonts w:ascii="Aptos Narrow" w:hAnsi="Aptos Narrow"/>
                <w:i/>
                <w:iCs/>
                <w:color w:val="000000"/>
              </w:rPr>
              <w:t>caffer</w:t>
            </w:r>
            <w:proofErr w:type="spellEnd"/>
          </w:p>
        </w:tc>
        <w:tc>
          <w:tcPr>
            <w:tcW w:w="1751" w:type="dxa"/>
            <w:tcBorders>
              <w:top w:val="nil"/>
              <w:left w:val="nil"/>
              <w:bottom w:val="nil"/>
              <w:right w:val="nil"/>
            </w:tcBorders>
            <w:shd w:val="clear" w:color="auto" w:fill="auto"/>
            <w:noWrap/>
            <w:vAlign w:val="bottom"/>
            <w:hideMark/>
          </w:tcPr>
          <w:p w14:paraId="4610A0D5" w14:textId="3A9FC593"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0.27 (0.14)</w:t>
            </w:r>
          </w:p>
        </w:tc>
        <w:tc>
          <w:tcPr>
            <w:tcW w:w="1352" w:type="dxa"/>
            <w:tcBorders>
              <w:top w:val="nil"/>
              <w:left w:val="nil"/>
              <w:bottom w:val="nil"/>
              <w:right w:val="single" w:sz="4" w:space="0" w:color="auto"/>
            </w:tcBorders>
            <w:shd w:val="clear" w:color="auto" w:fill="auto"/>
            <w:noWrap/>
            <w:vAlign w:val="bottom"/>
            <w:hideMark/>
          </w:tcPr>
          <w:p w14:paraId="06F6F4E2" w14:textId="1841A645"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468.25</w:t>
            </w:r>
          </w:p>
        </w:tc>
      </w:tr>
      <w:tr w:rsidR="001F70DF" w:rsidRPr="00037803" w14:paraId="2635CAFF"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392D50FE" w14:textId="3EB33487"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Greater kudu</w:t>
            </w:r>
          </w:p>
        </w:tc>
        <w:tc>
          <w:tcPr>
            <w:tcW w:w="3255" w:type="dxa"/>
            <w:tcBorders>
              <w:top w:val="nil"/>
              <w:left w:val="nil"/>
              <w:bottom w:val="nil"/>
              <w:right w:val="nil"/>
            </w:tcBorders>
            <w:shd w:val="clear" w:color="auto" w:fill="auto"/>
            <w:noWrap/>
            <w:vAlign w:val="center"/>
            <w:hideMark/>
          </w:tcPr>
          <w:p w14:paraId="1A88F013" w14:textId="2FCD6F9B"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Tragelaphus </w:t>
            </w:r>
            <w:proofErr w:type="spellStart"/>
            <w:r>
              <w:rPr>
                <w:rFonts w:ascii="Aptos Narrow" w:hAnsi="Aptos Narrow"/>
                <w:i/>
                <w:iCs/>
                <w:color w:val="000000"/>
              </w:rPr>
              <w:t>strepsiceros</w:t>
            </w:r>
            <w:proofErr w:type="spellEnd"/>
          </w:p>
        </w:tc>
        <w:tc>
          <w:tcPr>
            <w:tcW w:w="1751" w:type="dxa"/>
            <w:tcBorders>
              <w:top w:val="nil"/>
              <w:left w:val="nil"/>
              <w:bottom w:val="nil"/>
              <w:right w:val="nil"/>
            </w:tcBorders>
            <w:shd w:val="clear" w:color="auto" w:fill="auto"/>
            <w:noWrap/>
            <w:vAlign w:val="bottom"/>
            <w:hideMark/>
          </w:tcPr>
          <w:p w14:paraId="126ECD8A" w14:textId="56D7E94D"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0.78 (0.9)</w:t>
            </w:r>
          </w:p>
        </w:tc>
        <w:tc>
          <w:tcPr>
            <w:tcW w:w="1352" w:type="dxa"/>
            <w:tcBorders>
              <w:top w:val="nil"/>
              <w:left w:val="nil"/>
              <w:bottom w:val="nil"/>
              <w:right w:val="single" w:sz="4" w:space="0" w:color="auto"/>
            </w:tcBorders>
            <w:shd w:val="clear" w:color="auto" w:fill="auto"/>
            <w:noWrap/>
            <w:vAlign w:val="bottom"/>
            <w:hideMark/>
          </w:tcPr>
          <w:p w14:paraId="3FCFE94B" w14:textId="03443733"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1369.44</w:t>
            </w:r>
          </w:p>
        </w:tc>
      </w:tr>
      <w:tr w:rsidR="001F70DF" w:rsidRPr="00037803" w14:paraId="6548221B"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6ABA0F05" w14:textId="6B356FD9"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b/>
                <w:bCs/>
                <w:color w:val="000000"/>
              </w:rPr>
              <w:t>Primates</w:t>
            </w:r>
          </w:p>
        </w:tc>
        <w:tc>
          <w:tcPr>
            <w:tcW w:w="3255" w:type="dxa"/>
            <w:tcBorders>
              <w:top w:val="nil"/>
              <w:left w:val="nil"/>
              <w:bottom w:val="nil"/>
              <w:right w:val="nil"/>
            </w:tcBorders>
            <w:shd w:val="clear" w:color="auto" w:fill="auto"/>
            <w:noWrap/>
            <w:vAlign w:val="bottom"/>
            <w:hideMark/>
          </w:tcPr>
          <w:p w14:paraId="7EDF211B" w14:textId="51E21A0D"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p>
        </w:tc>
        <w:tc>
          <w:tcPr>
            <w:tcW w:w="1751" w:type="dxa"/>
            <w:tcBorders>
              <w:top w:val="nil"/>
              <w:left w:val="nil"/>
              <w:bottom w:val="nil"/>
              <w:right w:val="nil"/>
            </w:tcBorders>
            <w:shd w:val="clear" w:color="auto" w:fill="auto"/>
            <w:noWrap/>
            <w:vAlign w:val="bottom"/>
            <w:hideMark/>
          </w:tcPr>
          <w:p w14:paraId="51061765" w14:textId="6A0E5590"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p>
        </w:tc>
        <w:tc>
          <w:tcPr>
            <w:tcW w:w="1352" w:type="dxa"/>
            <w:tcBorders>
              <w:top w:val="nil"/>
              <w:left w:val="nil"/>
              <w:bottom w:val="nil"/>
              <w:right w:val="single" w:sz="4" w:space="0" w:color="auto"/>
            </w:tcBorders>
            <w:shd w:val="clear" w:color="auto" w:fill="auto"/>
            <w:noWrap/>
            <w:vAlign w:val="bottom"/>
            <w:hideMark/>
          </w:tcPr>
          <w:p w14:paraId="71BC7101" w14:textId="7C10C6F3"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Calibri" w:hAnsi="Calibri" w:cs="Calibri"/>
                <w:color w:val="000000"/>
              </w:rPr>
              <w:t> </w:t>
            </w:r>
          </w:p>
        </w:tc>
      </w:tr>
      <w:tr w:rsidR="001F70DF" w:rsidRPr="00037803" w14:paraId="2CCEF7C8" w14:textId="77777777" w:rsidTr="00A7581F">
        <w:trPr>
          <w:trHeight w:val="283"/>
        </w:trPr>
        <w:tc>
          <w:tcPr>
            <w:tcW w:w="2497" w:type="dxa"/>
            <w:tcBorders>
              <w:top w:val="nil"/>
              <w:left w:val="single" w:sz="4" w:space="0" w:color="auto"/>
              <w:bottom w:val="nil"/>
              <w:right w:val="nil"/>
            </w:tcBorders>
            <w:shd w:val="clear" w:color="auto" w:fill="auto"/>
            <w:noWrap/>
            <w:vAlign w:val="center"/>
            <w:hideMark/>
          </w:tcPr>
          <w:p w14:paraId="1B5151A2" w14:textId="539061D0"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proofErr w:type="spellStart"/>
            <w:r>
              <w:rPr>
                <w:rFonts w:ascii="Aptos Narrow" w:hAnsi="Aptos Narrow"/>
                <w:color w:val="000000"/>
              </w:rPr>
              <w:t>Ververt</w:t>
            </w:r>
            <w:proofErr w:type="spellEnd"/>
            <w:r>
              <w:rPr>
                <w:rFonts w:ascii="Aptos Narrow" w:hAnsi="Aptos Narrow"/>
                <w:color w:val="000000"/>
              </w:rPr>
              <w:t> monkey</w:t>
            </w:r>
          </w:p>
        </w:tc>
        <w:tc>
          <w:tcPr>
            <w:tcW w:w="3255" w:type="dxa"/>
            <w:tcBorders>
              <w:top w:val="nil"/>
              <w:left w:val="nil"/>
              <w:bottom w:val="nil"/>
              <w:right w:val="nil"/>
            </w:tcBorders>
            <w:shd w:val="clear" w:color="auto" w:fill="auto"/>
            <w:noWrap/>
            <w:vAlign w:val="center"/>
            <w:hideMark/>
          </w:tcPr>
          <w:p w14:paraId="19B575F1" w14:textId="18F33703"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proofErr w:type="spellStart"/>
            <w:r>
              <w:rPr>
                <w:rFonts w:ascii="Aptos Narrow" w:hAnsi="Aptos Narrow"/>
                <w:i/>
                <w:iCs/>
                <w:color w:val="000000"/>
              </w:rPr>
              <w:t>Chlorocebus</w:t>
            </w:r>
            <w:proofErr w:type="spellEnd"/>
            <w:r>
              <w:rPr>
                <w:rFonts w:ascii="Aptos Narrow" w:hAnsi="Aptos Narrow"/>
                <w:i/>
                <w:iCs/>
                <w:color w:val="000000"/>
              </w:rPr>
              <w:t xml:space="preserve"> aethiops</w:t>
            </w:r>
          </w:p>
        </w:tc>
        <w:tc>
          <w:tcPr>
            <w:tcW w:w="1751" w:type="dxa"/>
            <w:tcBorders>
              <w:top w:val="nil"/>
              <w:left w:val="nil"/>
              <w:bottom w:val="nil"/>
              <w:right w:val="nil"/>
            </w:tcBorders>
            <w:shd w:val="clear" w:color="auto" w:fill="auto"/>
            <w:noWrap/>
            <w:vAlign w:val="bottom"/>
            <w:hideMark/>
          </w:tcPr>
          <w:p w14:paraId="617A59F8" w14:textId="12386830"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1.91 (1.79)</w:t>
            </w:r>
          </w:p>
        </w:tc>
        <w:tc>
          <w:tcPr>
            <w:tcW w:w="1352" w:type="dxa"/>
            <w:tcBorders>
              <w:top w:val="nil"/>
              <w:left w:val="nil"/>
              <w:bottom w:val="nil"/>
              <w:right w:val="single" w:sz="4" w:space="0" w:color="auto"/>
            </w:tcBorders>
            <w:shd w:val="clear" w:color="auto" w:fill="auto"/>
            <w:noWrap/>
            <w:vAlign w:val="bottom"/>
            <w:hideMark/>
          </w:tcPr>
          <w:p w14:paraId="2DDA5A82" w14:textId="7072FD41"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3338.9</w:t>
            </w:r>
          </w:p>
        </w:tc>
      </w:tr>
      <w:tr w:rsidR="001F70DF" w:rsidRPr="00037803" w14:paraId="4F46AAE7" w14:textId="77777777" w:rsidTr="00A7581F">
        <w:trPr>
          <w:trHeight w:val="283"/>
        </w:trPr>
        <w:tc>
          <w:tcPr>
            <w:tcW w:w="2497" w:type="dxa"/>
            <w:tcBorders>
              <w:top w:val="nil"/>
              <w:left w:val="single" w:sz="4" w:space="0" w:color="auto"/>
              <w:bottom w:val="single" w:sz="4" w:space="0" w:color="auto"/>
              <w:right w:val="nil"/>
            </w:tcBorders>
            <w:shd w:val="clear" w:color="auto" w:fill="auto"/>
            <w:noWrap/>
            <w:vAlign w:val="center"/>
            <w:hideMark/>
          </w:tcPr>
          <w:p w14:paraId="1B04833C" w14:textId="4371DE67" w:rsidR="001F70DF" w:rsidRPr="00037803" w:rsidRDefault="001F70DF" w:rsidP="001F70DF">
            <w:pPr>
              <w:spacing w:after="0" w:line="240" w:lineRule="auto"/>
              <w:jc w:val="both"/>
              <w:rPr>
                <w:rFonts w:ascii="Aptos Narrow" w:eastAsia="Times New Roman" w:hAnsi="Aptos Narrow" w:cs="Times New Roman"/>
                <w:color w:val="000000"/>
                <w:kern w:val="0"/>
                <w:lang w:eastAsia="en-AU"/>
                <w14:ligatures w14:val="none"/>
              </w:rPr>
            </w:pPr>
            <w:r>
              <w:rPr>
                <w:rFonts w:ascii="Aptos Narrow" w:hAnsi="Aptos Narrow"/>
                <w:color w:val="000000"/>
              </w:rPr>
              <w:t>Chacma baboon</w:t>
            </w:r>
          </w:p>
        </w:tc>
        <w:tc>
          <w:tcPr>
            <w:tcW w:w="3255" w:type="dxa"/>
            <w:tcBorders>
              <w:top w:val="nil"/>
              <w:left w:val="nil"/>
              <w:bottom w:val="single" w:sz="4" w:space="0" w:color="auto"/>
              <w:right w:val="nil"/>
            </w:tcBorders>
            <w:shd w:val="clear" w:color="auto" w:fill="auto"/>
            <w:noWrap/>
            <w:vAlign w:val="center"/>
            <w:hideMark/>
          </w:tcPr>
          <w:p w14:paraId="172B4487" w14:textId="4C55C19C" w:rsidR="001F70DF" w:rsidRPr="00037803" w:rsidRDefault="001F70DF" w:rsidP="001F70DF">
            <w:pPr>
              <w:spacing w:after="0" w:line="240" w:lineRule="auto"/>
              <w:jc w:val="both"/>
              <w:rPr>
                <w:rFonts w:ascii="Aptos Narrow" w:eastAsia="Times New Roman" w:hAnsi="Aptos Narrow" w:cs="Times New Roman"/>
                <w:i/>
                <w:iCs/>
                <w:color w:val="000000"/>
                <w:kern w:val="0"/>
                <w:lang w:eastAsia="en-AU"/>
                <w14:ligatures w14:val="none"/>
              </w:rPr>
            </w:pPr>
            <w:r>
              <w:rPr>
                <w:rFonts w:ascii="Aptos Narrow" w:hAnsi="Aptos Narrow"/>
                <w:i/>
                <w:iCs/>
                <w:color w:val="000000"/>
              </w:rPr>
              <w:t>Papio ursinus</w:t>
            </w:r>
          </w:p>
        </w:tc>
        <w:tc>
          <w:tcPr>
            <w:tcW w:w="1751" w:type="dxa"/>
            <w:tcBorders>
              <w:top w:val="nil"/>
              <w:left w:val="nil"/>
              <w:bottom w:val="single" w:sz="4" w:space="0" w:color="auto"/>
              <w:right w:val="nil"/>
            </w:tcBorders>
            <w:shd w:val="clear" w:color="auto" w:fill="auto"/>
            <w:noWrap/>
            <w:vAlign w:val="bottom"/>
            <w:hideMark/>
          </w:tcPr>
          <w:p w14:paraId="71F0BD91" w14:textId="141C17C3"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3.73 (95965.66)</w:t>
            </w:r>
          </w:p>
        </w:tc>
        <w:tc>
          <w:tcPr>
            <w:tcW w:w="1352" w:type="dxa"/>
            <w:tcBorders>
              <w:top w:val="nil"/>
              <w:left w:val="nil"/>
              <w:bottom w:val="single" w:sz="4" w:space="0" w:color="auto"/>
              <w:right w:val="single" w:sz="4" w:space="0" w:color="auto"/>
            </w:tcBorders>
            <w:shd w:val="clear" w:color="auto" w:fill="auto"/>
            <w:noWrap/>
            <w:vAlign w:val="bottom"/>
            <w:hideMark/>
          </w:tcPr>
          <w:p w14:paraId="3BA54B4D" w14:textId="630B7898" w:rsidR="001F70DF" w:rsidRPr="00037803" w:rsidRDefault="001F70DF" w:rsidP="001F70DF">
            <w:pPr>
              <w:spacing w:after="0" w:line="240" w:lineRule="auto"/>
              <w:jc w:val="right"/>
              <w:rPr>
                <w:rFonts w:ascii="Aptos Narrow" w:eastAsia="Times New Roman" w:hAnsi="Aptos Narrow" w:cs="Times New Roman"/>
                <w:color w:val="000000"/>
                <w:kern w:val="0"/>
                <w:lang w:eastAsia="en-AU"/>
                <w14:ligatures w14:val="none"/>
              </w:rPr>
            </w:pPr>
            <w:r>
              <w:rPr>
                <w:rFonts w:ascii="Aptos Narrow" w:hAnsi="Aptos Narrow"/>
                <w:color w:val="000000"/>
              </w:rPr>
              <w:t>6531.86</w:t>
            </w:r>
          </w:p>
        </w:tc>
      </w:tr>
    </w:tbl>
    <w:p w14:paraId="11E43080" w14:textId="77777777" w:rsidR="00037803" w:rsidRDefault="00037803" w:rsidP="002A2832"/>
    <w:p w14:paraId="02742605" w14:textId="1FFB1C07" w:rsidR="00D40484" w:rsidRDefault="005B5103" w:rsidP="002A2832">
      <w:r>
        <w:t>Between 2013-2019, NG18 was surveyed by Round River Conservation Studies and the Okavango River Institute</w:t>
      </w:r>
      <w:r w:rsidR="001F0968">
        <w:t xml:space="preserve"> (CITE), focusing on six species with the most si</w:t>
      </w:r>
      <w:r w:rsidR="001244AC">
        <w:t xml:space="preserve">ghtings. These species were also surveyed by the </w:t>
      </w:r>
      <w:proofErr w:type="spellStart"/>
      <w:r w:rsidR="00DB139B">
        <w:t>PLuS</w:t>
      </w:r>
      <w:proofErr w:type="spellEnd"/>
      <w:r w:rsidR="001244AC">
        <w:t xml:space="preserve"> Alliance in July 2023</w:t>
      </w:r>
      <w:r w:rsidR="00380BFE">
        <w:t>.</w:t>
      </w:r>
      <w:r w:rsidR="001528E8">
        <w:t xml:space="preserve"> </w:t>
      </w:r>
      <w:r w:rsidR="006006A9">
        <w:t>The 2024 survey</w:t>
      </w:r>
      <w:r w:rsidR="006C0705">
        <w:t xml:space="preserve"> found higher densities of impala, zebra, </w:t>
      </w:r>
      <w:r w:rsidR="00E64667">
        <w:t xml:space="preserve">and elephant, stable densities of </w:t>
      </w:r>
      <w:r w:rsidR="008F6AC0">
        <w:t>giraffe, and a decline in kudu density</w:t>
      </w:r>
      <w:r w:rsidR="003C7877">
        <w:t xml:space="preserve"> (Table x)</w:t>
      </w:r>
      <w:r w:rsidR="008F6AC0">
        <w:t xml:space="preserve">. </w:t>
      </w:r>
      <w:r w:rsidR="00B376E5">
        <w:t xml:space="preserve">Higher densities were all within the margin of error, </w:t>
      </w:r>
      <w:r w:rsidR="003C7877">
        <w:t xml:space="preserve">possibly indicating that the observed increase in density </w:t>
      </w:r>
      <w:r w:rsidR="006A792A">
        <w:t xml:space="preserve">is random. </w:t>
      </w:r>
      <w:r w:rsidR="004126CC">
        <w:t>The decline in kudu density was also within the margin of error. G</w:t>
      </w:r>
      <w:r w:rsidR="006A792A">
        <w:t xml:space="preserve">iven the dry conditions in the delta this year, it also highlights the </w:t>
      </w:r>
      <w:r w:rsidR="007F4B53">
        <w:t xml:space="preserve">resilience of mammal populations in NG18. </w:t>
      </w:r>
    </w:p>
    <w:tbl>
      <w:tblPr>
        <w:tblStyle w:val="TableGrid"/>
        <w:tblW w:w="9209" w:type="dxa"/>
        <w:tblBorders>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2263"/>
        <w:gridCol w:w="2410"/>
        <w:gridCol w:w="1701"/>
        <w:gridCol w:w="1134"/>
        <w:gridCol w:w="1701"/>
      </w:tblGrid>
      <w:tr w:rsidR="00DB139B" w:rsidRPr="00B134AE" w14:paraId="21058A7D" w14:textId="77777777" w:rsidTr="00E96845">
        <w:tc>
          <w:tcPr>
            <w:tcW w:w="2263" w:type="dxa"/>
            <w:tcBorders>
              <w:top w:val="single" w:sz="4" w:space="0" w:color="auto"/>
              <w:bottom w:val="single" w:sz="4" w:space="0" w:color="auto"/>
            </w:tcBorders>
            <w:shd w:val="clear" w:color="auto" w:fill="FFFFFF" w:themeFill="background1"/>
          </w:tcPr>
          <w:p w14:paraId="7DA1633C" w14:textId="77777777" w:rsidR="00DB139B" w:rsidRPr="00B134AE" w:rsidRDefault="00DB139B" w:rsidP="00973DF1">
            <w:pPr>
              <w:spacing w:line="276" w:lineRule="auto"/>
              <w:jc w:val="center"/>
              <w:rPr>
                <w:rFonts w:ascii="Calibri" w:hAnsi="Calibri" w:cs="Calibri"/>
                <w:b/>
                <w:bCs/>
              </w:rPr>
            </w:pPr>
            <w:commentRangeStart w:id="238"/>
            <w:r w:rsidRPr="00B134AE">
              <w:rPr>
                <w:rFonts w:ascii="Calibri" w:hAnsi="Calibri" w:cs="Calibri"/>
                <w:b/>
                <w:bCs/>
              </w:rPr>
              <w:t xml:space="preserve">Common </w:t>
            </w:r>
            <w:commentRangeEnd w:id="238"/>
            <w:r w:rsidR="00227FE4">
              <w:rPr>
                <w:rStyle w:val="CommentReference"/>
              </w:rPr>
              <w:commentReference w:id="238"/>
            </w:r>
            <w:r w:rsidRPr="00B134AE">
              <w:rPr>
                <w:rFonts w:ascii="Calibri" w:hAnsi="Calibri" w:cs="Calibri"/>
                <w:b/>
                <w:bCs/>
              </w:rPr>
              <w:t>name</w:t>
            </w:r>
          </w:p>
        </w:tc>
        <w:tc>
          <w:tcPr>
            <w:tcW w:w="2410" w:type="dxa"/>
            <w:tcBorders>
              <w:top w:val="single" w:sz="4" w:space="0" w:color="auto"/>
              <w:bottom w:val="single" w:sz="4" w:space="0" w:color="auto"/>
            </w:tcBorders>
            <w:shd w:val="clear" w:color="auto" w:fill="FFFFFF" w:themeFill="background1"/>
          </w:tcPr>
          <w:p w14:paraId="3368E138" w14:textId="77777777" w:rsidR="00DB139B" w:rsidRPr="00B134AE" w:rsidRDefault="00DB139B" w:rsidP="00973DF1">
            <w:pPr>
              <w:spacing w:line="276" w:lineRule="auto"/>
              <w:jc w:val="center"/>
              <w:rPr>
                <w:rFonts w:ascii="Calibri" w:hAnsi="Calibri" w:cs="Calibri"/>
                <w:b/>
                <w:bCs/>
                <w:i/>
                <w:iCs/>
              </w:rPr>
            </w:pPr>
            <w:r w:rsidRPr="00B134AE">
              <w:rPr>
                <w:rFonts w:ascii="Calibri" w:hAnsi="Calibri" w:cs="Calibri"/>
                <w:b/>
                <w:bCs/>
                <w:i/>
                <w:iCs/>
              </w:rPr>
              <w:t>Scientific name</w:t>
            </w:r>
          </w:p>
        </w:tc>
        <w:tc>
          <w:tcPr>
            <w:tcW w:w="1701" w:type="dxa"/>
            <w:tcBorders>
              <w:top w:val="single" w:sz="4" w:space="0" w:color="auto"/>
              <w:bottom w:val="single" w:sz="4" w:space="0" w:color="auto"/>
            </w:tcBorders>
            <w:shd w:val="clear" w:color="auto" w:fill="FFFFFF" w:themeFill="background1"/>
          </w:tcPr>
          <w:p w14:paraId="5994F4E3" w14:textId="77777777" w:rsidR="00DB139B" w:rsidRPr="00B134AE" w:rsidRDefault="00DB139B" w:rsidP="00973DF1">
            <w:pPr>
              <w:spacing w:line="276" w:lineRule="auto"/>
              <w:jc w:val="center"/>
              <w:rPr>
                <w:rFonts w:ascii="Calibri" w:hAnsi="Calibri" w:cs="Calibri"/>
                <w:b/>
                <w:bCs/>
              </w:rPr>
            </w:pPr>
            <w:r>
              <w:rPr>
                <w:rFonts w:ascii="Calibri" w:hAnsi="Calibri" w:cs="Calibri"/>
                <w:b/>
                <w:bCs/>
              </w:rPr>
              <w:t>Survey</w:t>
            </w:r>
          </w:p>
        </w:tc>
        <w:tc>
          <w:tcPr>
            <w:tcW w:w="1134" w:type="dxa"/>
            <w:tcBorders>
              <w:top w:val="single" w:sz="4" w:space="0" w:color="auto"/>
              <w:bottom w:val="single" w:sz="4" w:space="0" w:color="auto"/>
            </w:tcBorders>
            <w:shd w:val="clear" w:color="auto" w:fill="FFFFFF" w:themeFill="background1"/>
          </w:tcPr>
          <w:p w14:paraId="4283969C" w14:textId="77777777" w:rsidR="00DB139B" w:rsidRPr="00B134AE" w:rsidRDefault="00DB139B" w:rsidP="00973DF1">
            <w:pPr>
              <w:spacing w:line="276" w:lineRule="auto"/>
              <w:jc w:val="center"/>
              <w:rPr>
                <w:rFonts w:ascii="Calibri" w:hAnsi="Calibri" w:cs="Calibri"/>
                <w:b/>
                <w:bCs/>
              </w:rPr>
            </w:pPr>
            <w:r w:rsidRPr="00B134AE">
              <w:rPr>
                <w:rFonts w:ascii="Calibri" w:hAnsi="Calibri" w:cs="Calibri"/>
                <w:b/>
                <w:bCs/>
              </w:rPr>
              <w:t>Density</w:t>
            </w:r>
          </w:p>
        </w:tc>
        <w:tc>
          <w:tcPr>
            <w:tcW w:w="1701" w:type="dxa"/>
            <w:tcBorders>
              <w:top w:val="single" w:sz="4" w:space="0" w:color="auto"/>
              <w:bottom w:val="single" w:sz="4" w:space="0" w:color="auto"/>
            </w:tcBorders>
            <w:shd w:val="clear" w:color="auto" w:fill="FFFFFF" w:themeFill="background1"/>
          </w:tcPr>
          <w:p w14:paraId="4D35B8F6" w14:textId="77777777" w:rsidR="00DB139B" w:rsidRPr="00B134AE" w:rsidRDefault="00DB139B" w:rsidP="00973DF1">
            <w:pPr>
              <w:spacing w:line="276" w:lineRule="auto"/>
              <w:jc w:val="center"/>
              <w:rPr>
                <w:rFonts w:ascii="Calibri" w:hAnsi="Calibri" w:cs="Calibri"/>
                <w:b/>
                <w:bCs/>
              </w:rPr>
            </w:pPr>
            <w:r w:rsidRPr="00B134AE">
              <w:rPr>
                <w:rFonts w:ascii="Calibri" w:hAnsi="Calibri" w:cs="Calibri"/>
                <w:b/>
                <w:bCs/>
              </w:rPr>
              <w:t>Density SE</w:t>
            </w:r>
          </w:p>
        </w:tc>
      </w:tr>
      <w:tr w:rsidR="00DB139B" w:rsidRPr="00B134AE" w14:paraId="64928E5A" w14:textId="77777777" w:rsidTr="00E96845">
        <w:tc>
          <w:tcPr>
            <w:tcW w:w="2263" w:type="dxa"/>
            <w:tcBorders>
              <w:top w:val="single" w:sz="4" w:space="0" w:color="auto"/>
            </w:tcBorders>
            <w:shd w:val="clear" w:color="auto" w:fill="FFFFFF" w:themeFill="background1"/>
          </w:tcPr>
          <w:p w14:paraId="727C6855" w14:textId="77777777" w:rsidR="00DB139B" w:rsidRPr="00B134AE" w:rsidRDefault="00DB139B" w:rsidP="007008BC">
            <w:pPr>
              <w:spacing w:line="276" w:lineRule="auto"/>
              <w:rPr>
                <w:rFonts w:ascii="Calibri" w:hAnsi="Calibri" w:cs="Calibri"/>
                <w:b/>
                <w:bCs/>
                <w:sz w:val="21"/>
                <w:szCs w:val="21"/>
              </w:rPr>
            </w:pPr>
            <w:r w:rsidRPr="00B134AE">
              <w:rPr>
                <w:rFonts w:ascii="Calibri" w:hAnsi="Calibri" w:cs="Calibri"/>
                <w:sz w:val="21"/>
                <w:szCs w:val="21"/>
              </w:rPr>
              <w:t>Impala</w:t>
            </w:r>
          </w:p>
        </w:tc>
        <w:tc>
          <w:tcPr>
            <w:tcW w:w="2410" w:type="dxa"/>
            <w:tcBorders>
              <w:top w:val="single" w:sz="4" w:space="0" w:color="auto"/>
            </w:tcBorders>
            <w:shd w:val="clear" w:color="auto" w:fill="FFFFFF" w:themeFill="background1"/>
          </w:tcPr>
          <w:p w14:paraId="29BB854F" w14:textId="77777777" w:rsidR="00DB139B" w:rsidRPr="00B134AE" w:rsidRDefault="00DB139B" w:rsidP="007008BC">
            <w:pPr>
              <w:spacing w:line="276" w:lineRule="auto"/>
              <w:rPr>
                <w:rFonts w:ascii="Calibri" w:hAnsi="Calibri" w:cs="Calibri"/>
                <w:i/>
                <w:iCs/>
                <w:sz w:val="21"/>
                <w:szCs w:val="21"/>
              </w:rPr>
            </w:pPr>
            <w:r w:rsidRPr="00B134AE">
              <w:rPr>
                <w:rFonts w:ascii="Calibri" w:hAnsi="Calibri" w:cs="Calibri"/>
                <w:i/>
                <w:iCs/>
                <w:sz w:val="21"/>
                <w:szCs w:val="21"/>
              </w:rPr>
              <w:t>Aepyceros melampus</w:t>
            </w:r>
          </w:p>
        </w:tc>
        <w:tc>
          <w:tcPr>
            <w:tcW w:w="1701" w:type="dxa"/>
            <w:tcBorders>
              <w:top w:val="single" w:sz="4" w:space="0" w:color="auto"/>
            </w:tcBorders>
            <w:shd w:val="clear" w:color="auto" w:fill="FFFFFF" w:themeFill="background1"/>
          </w:tcPr>
          <w:p w14:paraId="19F5E811" w14:textId="77777777" w:rsidR="00DB139B" w:rsidRPr="00B134AE" w:rsidRDefault="00DB139B" w:rsidP="00E96845">
            <w:pPr>
              <w:spacing w:line="276" w:lineRule="auto"/>
              <w:rPr>
                <w:rFonts w:ascii="Calibri" w:hAnsi="Calibri" w:cs="Calibri"/>
                <w:sz w:val="21"/>
                <w:szCs w:val="21"/>
              </w:rPr>
            </w:pPr>
            <w:r>
              <w:rPr>
                <w:rFonts w:ascii="Calibri" w:hAnsi="Calibri" w:cs="Calibri"/>
                <w:sz w:val="21"/>
                <w:szCs w:val="21"/>
              </w:rPr>
              <w:t>RR (2019)</w:t>
            </w:r>
          </w:p>
        </w:tc>
        <w:tc>
          <w:tcPr>
            <w:tcW w:w="1134" w:type="dxa"/>
            <w:tcBorders>
              <w:top w:val="single" w:sz="4" w:space="0" w:color="auto"/>
            </w:tcBorders>
            <w:shd w:val="clear" w:color="auto" w:fill="FFFFFF" w:themeFill="background1"/>
          </w:tcPr>
          <w:p w14:paraId="09D488C7" w14:textId="77777777" w:rsidR="00DB139B" w:rsidRPr="00B134AE" w:rsidRDefault="00DB139B" w:rsidP="00973DF1">
            <w:pPr>
              <w:spacing w:line="276" w:lineRule="auto"/>
              <w:jc w:val="right"/>
              <w:rPr>
                <w:rFonts w:ascii="Calibri" w:hAnsi="Calibri" w:cs="Calibri"/>
                <w:sz w:val="21"/>
                <w:szCs w:val="21"/>
              </w:rPr>
            </w:pPr>
            <w:r>
              <w:rPr>
                <w:rFonts w:ascii="Calibri" w:hAnsi="Calibri" w:cs="Calibri"/>
                <w:sz w:val="21"/>
                <w:szCs w:val="21"/>
              </w:rPr>
              <w:t>10.32</w:t>
            </w:r>
          </w:p>
        </w:tc>
        <w:tc>
          <w:tcPr>
            <w:tcW w:w="1701" w:type="dxa"/>
            <w:tcBorders>
              <w:top w:val="single" w:sz="4" w:space="0" w:color="auto"/>
            </w:tcBorders>
            <w:shd w:val="clear" w:color="auto" w:fill="FFFFFF" w:themeFill="background1"/>
          </w:tcPr>
          <w:p w14:paraId="39900167" w14:textId="77777777" w:rsidR="00DB139B" w:rsidRPr="00B134AE" w:rsidRDefault="00DB139B" w:rsidP="00973DF1">
            <w:pPr>
              <w:spacing w:line="276" w:lineRule="auto"/>
              <w:jc w:val="right"/>
              <w:rPr>
                <w:rFonts w:ascii="Calibri" w:hAnsi="Calibri" w:cs="Calibri"/>
                <w:sz w:val="21"/>
                <w:szCs w:val="21"/>
              </w:rPr>
            </w:pPr>
            <w:r>
              <w:rPr>
                <w:rFonts w:ascii="Calibri" w:hAnsi="Calibri" w:cs="Calibri"/>
                <w:sz w:val="21"/>
                <w:szCs w:val="21"/>
              </w:rPr>
              <w:t>2.05</w:t>
            </w:r>
          </w:p>
        </w:tc>
      </w:tr>
      <w:tr w:rsidR="00DB139B" w:rsidRPr="00B134AE" w14:paraId="2CEFDD50" w14:textId="77777777" w:rsidTr="00E96845">
        <w:trPr>
          <w:trHeight w:val="300"/>
        </w:trPr>
        <w:tc>
          <w:tcPr>
            <w:tcW w:w="2263" w:type="dxa"/>
            <w:shd w:val="clear" w:color="auto" w:fill="FFFFFF" w:themeFill="background1"/>
            <w:noWrap/>
          </w:tcPr>
          <w:p w14:paraId="656C0CE7" w14:textId="77777777" w:rsidR="00DB139B" w:rsidRPr="00B134AE" w:rsidRDefault="00DB139B" w:rsidP="007008BC">
            <w:pPr>
              <w:spacing w:line="276" w:lineRule="auto"/>
              <w:rPr>
                <w:rFonts w:ascii="Calibri" w:hAnsi="Calibri" w:cs="Calibri"/>
                <w:sz w:val="21"/>
                <w:szCs w:val="21"/>
              </w:rPr>
            </w:pPr>
          </w:p>
        </w:tc>
        <w:tc>
          <w:tcPr>
            <w:tcW w:w="2410" w:type="dxa"/>
            <w:shd w:val="clear" w:color="auto" w:fill="FFFFFF" w:themeFill="background1"/>
          </w:tcPr>
          <w:p w14:paraId="7D37DD92" w14:textId="77777777" w:rsidR="00DB139B" w:rsidRPr="00B134AE" w:rsidRDefault="00DB139B" w:rsidP="007008BC">
            <w:pPr>
              <w:spacing w:line="276" w:lineRule="auto"/>
              <w:rPr>
                <w:rFonts w:ascii="Calibri" w:hAnsi="Calibri" w:cs="Calibri"/>
                <w:i/>
                <w:iCs/>
                <w:sz w:val="21"/>
                <w:szCs w:val="21"/>
              </w:rPr>
            </w:pPr>
          </w:p>
        </w:tc>
        <w:tc>
          <w:tcPr>
            <w:tcW w:w="1701" w:type="dxa"/>
            <w:shd w:val="clear" w:color="auto" w:fill="FFFFFF" w:themeFill="background1"/>
          </w:tcPr>
          <w:p w14:paraId="633C1A34" w14:textId="77777777" w:rsidR="00DB139B" w:rsidRPr="008C55E1"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(2023)</w:t>
            </w:r>
          </w:p>
        </w:tc>
        <w:tc>
          <w:tcPr>
            <w:tcW w:w="1134" w:type="dxa"/>
            <w:shd w:val="clear" w:color="auto" w:fill="FFFFFF" w:themeFill="background1"/>
            <w:noWrap/>
          </w:tcPr>
          <w:p w14:paraId="13C639F3" w14:textId="77777777" w:rsidR="00DB139B" w:rsidRPr="00B134AE" w:rsidRDefault="00DB139B" w:rsidP="00973DF1">
            <w:pPr>
              <w:spacing w:line="276" w:lineRule="auto"/>
              <w:jc w:val="right"/>
              <w:rPr>
                <w:rFonts w:ascii="Calibri" w:hAnsi="Calibri" w:cs="Calibri"/>
                <w:sz w:val="21"/>
                <w:szCs w:val="21"/>
              </w:rPr>
            </w:pPr>
            <w:r w:rsidRPr="00DD6A9E">
              <w:t>23.53</w:t>
            </w:r>
          </w:p>
        </w:tc>
        <w:tc>
          <w:tcPr>
            <w:tcW w:w="1701" w:type="dxa"/>
            <w:shd w:val="clear" w:color="auto" w:fill="FFFFFF" w:themeFill="background1"/>
            <w:noWrap/>
          </w:tcPr>
          <w:p w14:paraId="36A9D8D3" w14:textId="77777777" w:rsidR="00DB139B" w:rsidRPr="00B134AE" w:rsidRDefault="00DB139B" w:rsidP="00973DF1">
            <w:pPr>
              <w:spacing w:line="276" w:lineRule="auto"/>
              <w:jc w:val="right"/>
              <w:rPr>
                <w:rFonts w:ascii="Calibri" w:hAnsi="Calibri" w:cs="Calibri"/>
                <w:sz w:val="21"/>
                <w:szCs w:val="21"/>
              </w:rPr>
            </w:pPr>
            <w:r w:rsidRPr="00DD6A9E">
              <w:t>0.92</w:t>
            </w:r>
          </w:p>
        </w:tc>
      </w:tr>
      <w:tr w:rsidR="00DB139B" w:rsidRPr="00B134AE" w14:paraId="6584AD83" w14:textId="77777777" w:rsidTr="00E96845">
        <w:trPr>
          <w:trHeight w:val="300"/>
        </w:trPr>
        <w:tc>
          <w:tcPr>
            <w:tcW w:w="2263" w:type="dxa"/>
            <w:shd w:val="clear" w:color="auto" w:fill="FFFFFF" w:themeFill="background1"/>
            <w:noWrap/>
          </w:tcPr>
          <w:p w14:paraId="251DF97D" w14:textId="77777777" w:rsidR="00DB139B" w:rsidRPr="00B134AE" w:rsidRDefault="00DB139B" w:rsidP="00DB139B">
            <w:pPr>
              <w:spacing w:line="276" w:lineRule="auto"/>
              <w:rPr>
                <w:rFonts w:ascii="Calibri" w:hAnsi="Calibri" w:cs="Calibri"/>
                <w:sz w:val="21"/>
                <w:szCs w:val="21"/>
              </w:rPr>
            </w:pPr>
          </w:p>
        </w:tc>
        <w:tc>
          <w:tcPr>
            <w:tcW w:w="2410" w:type="dxa"/>
            <w:shd w:val="clear" w:color="auto" w:fill="FFFFFF" w:themeFill="background1"/>
          </w:tcPr>
          <w:p w14:paraId="09F901A3" w14:textId="77777777" w:rsidR="00DB139B" w:rsidRPr="00B134AE" w:rsidRDefault="00DB139B" w:rsidP="00DB139B">
            <w:pPr>
              <w:spacing w:line="276" w:lineRule="auto"/>
              <w:rPr>
                <w:rFonts w:ascii="Calibri" w:hAnsi="Calibri" w:cs="Calibri"/>
                <w:i/>
                <w:iCs/>
                <w:sz w:val="21"/>
                <w:szCs w:val="21"/>
              </w:rPr>
            </w:pPr>
          </w:p>
        </w:tc>
        <w:tc>
          <w:tcPr>
            <w:tcW w:w="1701" w:type="dxa"/>
            <w:shd w:val="clear" w:color="auto" w:fill="FFFFFF" w:themeFill="background1"/>
          </w:tcPr>
          <w:p w14:paraId="30C079CC" w14:textId="0F4ECC34" w:rsidR="00DB139B"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(2024)</w:t>
            </w:r>
          </w:p>
        </w:tc>
        <w:tc>
          <w:tcPr>
            <w:tcW w:w="1134" w:type="dxa"/>
            <w:shd w:val="clear" w:color="auto" w:fill="FFFFFF" w:themeFill="background1"/>
            <w:noWrap/>
          </w:tcPr>
          <w:p w14:paraId="630D47B2" w14:textId="2A75CA1F" w:rsidR="00DB139B" w:rsidRPr="00DD6A9E" w:rsidRDefault="00A7581F" w:rsidP="00973DF1">
            <w:pPr>
              <w:spacing w:line="276" w:lineRule="auto"/>
              <w:jc w:val="right"/>
            </w:pPr>
            <w:r w:rsidRPr="00A7581F">
              <w:t>25.22</w:t>
            </w:r>
          </w:p>
        </w:tc>
        <w:tc>
          <w:tcPr>
            <w:tcW w:w="1701" w:type="dxa"/>
            <w:shd w:val="clear" w:color="auto" w:fill="FFFFFF" w:themeFill="background1"/>
            <w:noWrap/>
          </w:tcPr>
          <w:p w14:paraId="0F846789" w14:textId="3CEB408A" w:rsidR="00DB139B" w:rsidRPr="00DD6A9E" w:rsidRDefault="00A7581F" w:rsidP="00973DF1">
            <w:pPr>
              <w:spacing w:line="276" w:lineRule="auto"/>
              <w:jc w:val="right"/>
            </w:pPr>
            <w:r w:rsidRPr="00A7581F">
              <w:t>14.19</w:t>
            </w:r>
          </w:p>
        </w:tc>
      </w:tr>
      <w:tr w:rsidR="00DB139B" w:rsidRPr="00B134AE" w14:paraId="47609CE1" w14:textId="77777777" w:rsidTr="00E96845">
        <w:trPr>
          <w:trHeight w:val="300"/>
        </w:trPr>
        <w:tc>
          <w:tcPr>
            <w:tcW w:w="2263" w:type="dxa"/>
            <w:shd w:val="clear" w:color="auto" w:fill="FFFFFF" w:themeFill="background1"/>
            <w:noWrap/>
            <w:hideMark/>
          </w:tcPr>
          <w:p w14:paraId="090A048E" w14:textId="77777777" w:rsidR="00DB139B" w:rsidRPr="00B134AE" w:rsidRDefault="00DB139B" w:rsidP="007008BC">
            <w:pPr>
              <w:spacing w:line="276" w:lineRule="auto"/>
              <w:rPr>
                <w:rFonts w:ascii="Calibri" w:eastAsia="Times New Roman" w:hAnsi="Calibri" w:cs="Calibri"/>
                <w:color w:val="000000"/>
                <w:kern w:val="0"/>
                <w:sz w:val="21"/>
                <w:szCs w:val="21"/>
                <w:lang w:eastAsia="zh-CN"/>
                <w14:ligatures w14:val="none"/>
              </w:rPr>
            </w:pPr>
            <w:r w:rsidRPr="00B134AE">
              <w:rPr>
                <w:rFonts w:ascii="Calibri" w:hAnsi="Calibri" w:cs="Calibri"/>
                <w:sz w:val="21"/>
                <w:szCs w:val="21"/>
              </w:rPr>
              <w:t>Plains zebra</w:t>
            </w:r>
          </w:p>
        </w:tc>
        <w:tc>
          <w:tcPr>
            <w:tcW w:w="2410" w:type="dxa"/>
            <w:shd w:val="clear" w:color="auto" w:fill="FFFFFF" w:themeFill="background1"/>
          </w:tcPr>
          <w:p w14:paraId="605D81CB" w14:textId="77777777" w:rsidR="00DB139B" w:rsidRPr="00B134AE" w:rsidRDefault="00DB139B" w:rsidP="007008BC">
            <w:pPr>
              <w:spacing w:line="276" w:lineRule="auto"/>
              <w:rPr>
                <w:rFonts w:ascii="Calibri" w:eastAsia="Times New Roman" w:hAnsi="Calibri" w:cs="Calibri"/>
                <w:i/>
                <w:iCs/>
                <w:color w:val="000000"/>
                <w:kern w:val="0"/>
                <w:sz w:val="21"/>
                <w:szCs w:val="21"/>
                <w:lang w:eastAsia="zh-CN"/>
                <w14:ligatures w14:val="none"/>
              </w:rPr>
            </w:pPr>
            <w:r w:rsidRPr="00B134AE">
              <w:rPr>
                <w:rFonts w:ascii="Calibri" w:hAnsi="Calibri" w:cs="Calibri"/>
                <w:i/>
                <w:iCs/>
                <w:sz w:val="21"/>
                <w:szCs w:val="21"/>
              </w:rPr>
              <w:t>Equus quagga</w:t>
            </w:r>
          </w:p>
        </w:tc>
        <w:tc>
          <w:tcPr>
            <w:tcW w:w="1701" w:type="dxa"/>
            <w:shd w:val="clear" w:color="auto" w:fill="FFFFFF" w:themeFill="background1"/>
          </w:tcPr>
          <w:p w14:paraId="7E492A26" w14:textId="77777777" w:rsidR="00DB139B" w:rsidRPr="00B134AE" w:rsidRDefault="00DB139B" w:rsidP="00E96845">
            <w:pPr>
              <w:spacing w:line="276" w:lineRule="auto"/>
              <w:rPr>
                <w:rFonts w:ascii="Calibri" w:hAnsi="Calibri" w:cs="Calibri"/>
                <w:sz w:val="21"/>
                <w:szCs w:val="21"/>
              </w:rPr>
            </w:pPr>
            <w:r w:rsidRPr="008C55E1">
              <w:rPr>
                <w:rFonts w:ascii="Calibri" w:hAnsi="Calibri" w:cs="Calibri"/>
                <w:sz w:val="21"/>
                <w:szCs w:val="21"/>
              </w:rPr>
              <w:t>RR (2019)</w:t>
            </w:r>
          </w:p>
        </w:tc>
        <w:tc>
          <w:tcPr>
            <w:tcW w:w="1134" w:type="dxa"/>
            <w:shd w:val="clear" w:color="auto" w:fill="FFFFFF" w:themeFill="background1"/>
            <w:noWrap/>
          </w:tcPr>
          <w:p w14:paraId="57E2F91A" w14:textId="77777777" w:rsidR="00DB139B" w:rsidRPr="00B134AE" w:rsidRDefault="00DB139B" w:rsidP="00973DF1">
            <w:pPr>
              <w:spacing w:line="276" w:lineRule="auto"/>
              <w:jc w:val="right"/>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7.23</w:t>
            </w:r>
          </w:p>
        </w:tc>
        <w:tc>
          <w:tcPr>
            <w:tcW w:w="1701" w:type="dxa"/>
            <w:shd w:val="clear" w:color="auto" w:fill="FFFFFF" w:themeFill="background1"/>
            <w:noWrap/>
          </w:tcPr>
          <w:p w14:paraId="397B39AE" w14:textId="77777777" w:rsidR="00DB139B" w:rsidRPr="00B134AE" w:rsidRDefault="00DB139B" w:rsidP="00973DF1">
            <w:pPr>
              <w:spacing w:line="276" w:lineRule="auto"/>
              <w:jc w:val="right"/>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1.01</w:t>
            </w:r>
          </w:p>
        </w:tc>
      </w:tr>
      <w:tr w:rsidR="00DB139B" w:rsidRPr="00B134AE" w14:paraId="0816B7DD" w14:textId="77777777" w:rsidTr="00E96845">
        <w:trPr>
          <w:trHeight w:val="300"/>
        </w:trPr>
        <w:tc>
          <w:tcPr>
            <w:tcW w:w="2263" w:type="dxa"/>
            <w:shd w:val="clear" w:color="auto" w:fill="FFFFFF" w:themeFill="background1"/>
            <w:noWrap/>
          </w:tcPr>
          <w:p w14:paraId="606F4751" w14:textId="77777777" w:rsidR="00DB139B" w:rsidRPr="00B134AE" w:rsidRDefault="00DB139B" w:rsidP="007008BC">
            <w:pPr>
              <w:spacing w:line="276" w:lineRule="auto"/>
              <w:rPr>
                <w:rFonts w:ascii="Calibri" w:hAnsi="Calibri" w:cs="Calibri"/>
                <w:sz w:val="21"/>
                <w:szCs w:val="21"/>
              </w:rPr>
            </w:pPr>
          </w:p>
        </w:tc>
        <w:tc>
          <w:tcPr>
            <w:tcW w:w="2410" w:type="dxa"/>
            <w:shd w:val="clear" w:color="auto" w:fill="FFFFFF" w:themeFill="background1"/>
          </w:tcPr>
          <w:p w14:paraId="280FD7A0" w14:textId="77777777" w:rsidR="00DB139B" w:rsidRPr="00B134AE" w:rsidRDefault="00DB139B" w:rsidP="007008BC">
            <w:pPr>
              <w:spacing w:line="276" w:lineRule="auto"/>
              <w:rPr>
                <w:rFonts w:ascii="Calibri" w:hAnsi="Calibri" w:cs="Calibri"/>
                <w:i/>
                <w:iCs/>
                <w:sz w:val="21"/>
                <w:szCs w:val="21"/>
              </w:rPr>
            </w:pPr>
          </w:p>
        </w:tc>
        <w:tc>
          <w:tcPr>
            <w:tcW w:w="1701" w:type="dxa"/>
            <w:shd w:val="clear" w:color="auto" w:fill="FFFFFF" w:themeFill="background1"/>
          </w:tcPr>
          <w:p w14:paraId="02CFEFDE" w14:textId="77777777" w:rsidR="00DB139B" w:rsidRPr="008C55E1"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(2023)</w:t>
            </w:r>
          </w:p>
        </w:tc>
        <w:tc>
          <w:tcPr>
            <w:tcW w:w="1134" w:type="dxa"/>
            <w:shd w:val="clear" w:color="auto" w:fill="FFFFFF" w:themeFill="background1"/>
            <w:noWrap/>
          </w:tcPr>
          <w:p w14:paraId="7E31C9D9" w14:textId="77777777" w:rsidR="00DB139B" w:rsidRPr="00B134AE" w:rsidRDefault="00DB139B" w:rsidP="00973DF1">
            <w:pPr>
              <w:spacing w:line="276" w:lineRule="auto"/>
              <w:jc w:val="right"/>
              <w:rPr>
                <w:rFonts w:ascii="Calibri" w:hAnsi="Calibri" w:cs="Calibri"/>
                <w:sz w:val="21"/>
                <w:szCs w:val="21"/>
              </w:rPr>
            </w:pPr>
            <w:r w:rsidRPr="00CC39F7">
              <w:t>6.16</w:t>
            </w:r>
          </w:p>
        </w:tc>
        <w:tc>
          <w:tcPr>
            <w:tcW w:w="1701" w:type="dxa"/>
            <w:shd w:val="clear" w:color="auto" w:fill="FFFFFF" w:themeFill="background1"/>
            <w:noWrap/>
          </w:tcPr>
          <w:p w14:paraId="57197E7F" w14:textId="77777777" w:rsidR="00DB139B" w:rsidRPr="00B134AE" w:rsidRDefault="00DB139B" w:rsidP="00973DF1">
            <w:pPr>
              <w:spacing w:line="276" w:lineRule="auto"/>
              <w:jc w:val="right"/>
              <w:rPr>
                <w:rFonts w:ascii="Calibri" w:hAnsi="Calibri" w:cs="Calibri"/>
                <w:sz w:val="21"/>
                <w:szCs w:val="21"/>
              </w:rPr>
            </w:pPr>
            <w:r w:rsidRPr="00CC39F7">
              <w:t>0.43</w:t>
            </w:r>
          </w:p>
        </w:tc>
      </w:tr>
      <w:tr w:rsidR="00DB139B" w:rsidRPr="00B134AE" w14:paraId="3F09DEB3" w14:textId="77777777" w:rsidTr="00E96845">
        <w:trPr>
          <w:trHeight w:val="300"/>
        </w:trPr>
        <w:tc>
          <w:tcPr>
            <w:tcW w:w="2263" w:type="dxa"/>
            <w:shd w:val="clear" w:color="auto" w:fill="FFFFFF" w:themeFill="background1"/>
            <w:noWrap/>
          </w:tcPr>
          <w:p w14:paraId="263122FD" w14:textId="77777777" w:rsidR="00DB139B" w:rsidRPr="00B134AE" w:rsidRDefault="00DB139B" w:rsidP="00DB139B">
            <w:pPr>
              <w:spacing w:line="276" w:lineRule="auto"/>
              <w:rPr>
                <w:rFonts w:ascii="Calibri" w:hAnsi="Calibri" w:cs="Calibri"/>
                <w:sz w:val="21"/>
                <w:szCs w:val="21"/>
              </w:rPr>
            </w:pPr>
          </w:p>
        </w:tc>
        <w:tc>
          <w:tcPr>
            <w:tcW w:w="2410" w:type="dxa"/>
            <w:shd w:val="clear" w:color="auto" w:fill="FFFFFF" w:themeFill="background1"/>
          </w:tcPr>
          <w:p w14:paraId="4617F9DC" w14:textId="77777777" w:rsidR="00DB139B" w:rsidRPr="00B134AE" w:rsidRDefault="00DB139B" w:rsidP="00DB139B">
            <w:pPr>
              <w:spacing w:line="276" w:lineRule="auto"/>
              <w:rPr>
                <w:rFonts w:ascii="Calibri" w:hAnsi="Calibri" w:cs="Calibri"/>
                <w:i/>
                <w:iCs/>
                <w:sz w:val="21"/>
                <w:szCs w:val="21"/>
              </w:rPr>
            </w:pPr>
          </w:p>
        </w:tc>
        <w:tc>
          <w:tcPr>
            <w:tcW w:w="1701" w:type="dxa"/>
            <w:shd w:val="clear" w:color="auto" w:fill="FFFFFF" w:themeFill="background1"/>
          </w:tcPr>
          <w:p w14:paraId="20D93E5F" w14:textId="4FC5ADBB" w:rsidR="00DB139B"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(2024)</w:t>
            </w:r>
          </w:p>
        </w:tc>
        <w:tc>
          <w:tcPr>
            <w:tcW w:w="1134" w:type="dxa"/>
            <w:shd w:val="clear" w:color="auto" w:fill="FFFFFF" w:themeFill="background1"/>
            <w:noWrap/>
          </w:tcPr>
          <w:p w14:paraId="493A86FF" w14:textId="672F8322" w:rsidR="00DB139B" w:rsidRPr="00CC39F7" w:rsidRDefault="00E6194F" w:rsidP="00973DF1">
            <w:pPr>
              <w:spacing w:line="276" w:lineRule="auto"/>
              <w:jc w:val="right"/>
            </w:pPr>
            <w:r w:rsidRPr="00E6194F">
              <w:t>9.69</w:t>
            </w:r>
          </w:p>
        </w:tc>
        <w:tc>
          <w:tcPr>
            <w:tcW w:w="1701" w:type="dxa"/>
            <w:shd w:val="clear" w:color="auto" w:fill="FFFFFF" w:themeFill="background1"/>
            <w:noWrap/>
          </w:tcPr>
          <w:p w14:paraId="6559BF39" w14:textId="71CE9FDC" w:rsidR="00DB139B" w:rsidRPr="00CC39F7" w:rsidRDefault="00E6194F" w:rsidP="00973DF1">
            <w:pPr>
              <w:spacing w:line="276" w:lineRule="auto"/>
              <w:jc w:val="right"/>
            </w:pPr>
            <w:r w:rsidRPr="00E6194F">
              <w:t>11.29</w:t>
            </w:r>
          </w:p>
        </w:tc>
      </w:tr>
      <w:tr w:rsidR="00DB139B" w:rsidRPr="00B134AE" w14:paraId="4895B068" w14:textId="77777777" w:rsidTr="00E96845">
        <w:trPr>
          <w:trHeight w:val="300"/>
        </w:trPr>
        <w:tc>
          <w:tcPr>
            <w:tcW w:w="2263" w:type="dxa"/>
            <w:shd w:val="clear" w:color="auto" w:fill="FFFFFF" w:themeFill="background1"/>
            <w:noWrap/>
          </w:tcPr>
          <w:p w14:paraId="6A985813" w14:textId="77777777" w:rsidR="00DB139B" w:rsidRPr="00B134AE" w:rsidRDefault="00DB139B" w:rsidP="00DB139B">
            <w:pPr>
              <w:spacing w:line="276" w:lineRule="auto"/>
              <w:rPr>
                <w:rFonts w:ascii="Calibri" w:eastAsia="Times New Roman" w:hAnsi="Calibri" w:cs="Calibri"/>
                <w:color w:val="000000"/>
                <w:kern w:val="0"/>
                <w:sz w:val="21"/>
                <w:szCs w:val="21"/>
                <w:lang w:eastAsia="zh-CN"/>
                <w14:ligatures w14:val="none"/>
              </w:rPr>
            </w:pPr>
            <w:r w:rsidRPr="00B134AE">
              <w:rPr>
                <w:rFonts w:ascii="Calibri" w:hAnsi="Calibri" w:cs="Calibri"/>
                <w:sz w:val="21"/>
                <w:szCs w:val="21"/>
              </w:rPr>
              <w:t>Southern giraffe</w:t>
            </w:r>
          </w:p>
        </w:tc>
        <w:tc>
          <w:tcPr>
            <w:tcW w:w="2410" w:type="dxa"/>
            <w:shd w:val="clear" w:color="auto" w:fill="FFFFFF" w:themeFill="background1"/>
          </w:tcPr>
          <w:p w14:paraId="7177B2FB" w14:textId="77777777" w:rsidR="00DB139B" w:rsidRPr="00B134AE" w:rsidRDefault="00DB139B" w:rsidP="00DB139B">
            <w:pPr>
              <w:spacing w:line="276" w:lineRule="auto"/>
              <w:rPr>
                <w:rFonts w:ascii="Calibri" w:eastAsia="Times New Roman" w:hAnsi="Calibri" w:cs="Calibri"/>
                <w:i/>
                <w:iCs/>
                <w:color w:val="000000"/>
                <w:kern w:val="0"/>
                <w:sz w:val="21"/>
                <w:szCs w:val="21"/>
                <w:lang w:eastAsia="zh-CN"/>
                <w14:ligatures w14:val="none"/>
              </w:rPr>
            </w:pPr>
            <w:r w:rsidRPr="00B134AE">
              <w:rPr>
                <w:rFonts w:ascii="Calibri" w:hAnsi="Calibri" w:cs="Calibri"/>
                <w:i/>
                <w:iCs/>
                <w:sz w:val="21"/>
                <w:szCs w:val="21"/>
              </w:rPr>
              <w:t xml:space="preserve">Giraffa </w:t>
            </w:r>
            <w:proofErr w:type="spellStart"/>
            <w:r w:rsidRPr="00B134AE">
              <w:rPr>
                <w:rFonts w:ascii="Calibri" w:hAnsi="Calibri" w:cs="Calibri"/>
                <w:i/>
                <w:iCs/>
                <w:sz w:val="21"/>
                <w:szCs w:val="21"/>
              </w:rPr>
              <w:t>giraffa</w:t>
            </w:r>
            <w:proofErr w:type="spellEnd"/>
          </w:p>
        </w:tc>
        <w:tc>
          <w:tcPr>
            <w:tcW w:w="1701" w:type="dxa"/>
            <w:shd w:val="clear" w:color="auto" w:fill="FFFFFF" w:themeFill="background1"/>
          </w:tcPr>
          <w:p w14:paraId="181A3E79" w14:textId="77777777" w:rsidR="00DB139B" w:rsidRPr="00B134AE" w:rsidRDefault="00DB139B" w:rsidP="00E96845">
            <w:pPr>
              <w:spacing w:line="276" w:lineRule="auto"/>
              <w:rPr>
                <w:rFonts w:ascii="Calibri" w:hAnsi="Calibri" w:cs="Calibri"/>
                <w:sz w:val="21"/>
                <w:szCs w:val="21"/>
              </w:rPr>
            </w:pPr>
            <w:r w:rsidRPr="008C55E1">
              <w:rPr>
                <w:rFonts w:ascii="Calibri" w:hAnsi="Calibri" w:cs="Calibri"/>
                <w:sz w:val="21"/>
                <w:szCs w:val="21"/>
              </w:rPr>
              <w:t>RR (2019)</w:t>
            </w:r>
          </w:p>
        </w:tc>
        <w:tc>
          <w:tcPr>
            <w:tcW w:w="1134" w:type="dxa"/>
            <w:shd w:val="clear" w:color="auto" w:fill="FFFFFF" w:themeFill="background1"/>
            <w:noWrap/>
          </w:tcPr>
          <w:p w14:paraId="41DB6207" w14:textId="77777777" w:rsidR="00DB139B" w:rsidRPr="00B134AE" w:rsidRDefault="00DB139B" w:rsidP="00973DF1">
            <w:pPr>
              <w:spacing w:line="276" w:lineRule="auto"/>
              <w:jc w:val="right"/>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1.19</w:t>
            </w:r>
          </w:p>
        </w:tc>
        <w:tc>
          <w:tcPr>
            <w:tcW w:w="1701" w:type="dxa"/>
            <w:shd w:val="clear" w:color="auto" w:fill="FFFFFF" w:themeFill="background1"/>
            <w:noWrap/>
          </w:tcPr>
          <w:p w14:paraId="184C779E" w14:textId="77777777" w:rsidR="00DB139B" w:rsidRPr="00B134AE" w:rsidRDefault="00DB139B" w:rsidP="00973DF1">
            <w:pPr>
              <w:spacing w:line="276" w:lineRule="auto"/>
              <w:jc w:val="right"/>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0.26</w:t>
            </w:r>
          </w:p>
        </w:tc>
      </w:tr>
      <w:tr w:rsidR="00DB139B" w:rsidRPr="00B134AE" w14:paraId="6537BF39" w14:textId="77777777" w:rsidTr="00E96845">
        <w:trPr>
          <w:trHeight w:val="300"/>
        </w:trPr>
        <w:tc>
          <w:tcPr>
            <w:tcW w:w="2263" w:type="dxa"/>
            <w:shd w:val="clear" w:color="auto" w:fill="FFFFFF" w:themeFill="background1"/>
            <w:noWrap/>
          </w:tcPr>
          <w:p w14:paraId="319D4E9D" w14:textId="77777777" w:rsidR="00DB139B" w:rsidRPr="00B134AE" w:rsidRDefault="00DB139B" w:rsidP="00DB139B">
            <w:pPr>
              <w:spacing w:line="276" w:lineRule="auto"/>
              <w:rPr>
                <w:rFonts w:ascii="Calibri" w:hAnsi="Calibri" w:cs="Calibri"/>
                <w:sz w:val="21"/>
                <w:szCs w:val="21"/>
              </w:rPr>
            </w:pPr>
          </w:p>
        </w:tc>
        <w:tc>
          <w:tcPr>
            <w:tcW w:w="2410" w:type="dxa"/>
            <w:shd w:val="clear" w:color="auto" w:fill="FFFFFF" w:themeFill="background1"/>
          </w:tcPr>
          <w:p w14:paraId="7ADDA5CA" w14:textId="77777777" w:rsidR="00DB139B" w:rsidRPr="00B134AE" w:rsidRDefault="00DB139B" w:rsidP="00DB139B">
            <w:pPr>
              <w:spacing w:line="276" w:lineRule="auto"/>
              <w:rPr>
                <w:rFonts w:ascii="Calibri" w:hAnsi="Calibri" w:cs="Calibri"/>
                <w:i/>
                <w:iCs/>
                <w:sz w:val="21"/>
                <w:szCs w:val="21"/>
              </w:rPr>
            </w:pPr>
          </w:p>
        </w:tc>
        <w:tc>
          <w:tcPr>
            <w:tcW w:w="1701" w:type="dxa"/>
            <w:shd w:val="clear" w:color="auto" w:fill="FFFFFF" w:themeFill="background1"/>
          </w:tcPr>
          <w:p w14:paraId="242E1E89" w14:textId="77777777" w:rsidR="00DB139B" w:rsidRPr="008C55E1"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(2023)</w:t>
            </w:r>
          </w:p>
        </w:tc>
        <w:tc>
          <w:tcPr>
            <w:tcW w:w="1134" w:type="dxa"/>
            <w:shd w:val="clear" w:color="auto" w:fill="FFFFFF" w:themeFill="background1"/>
            <w:noWrap/>
          </w:tcPr>
          <w:p w14:paraId="185633D5" w14:textId="77777777" w:rsidR="00DB139B" w:rsidRPr="00B134AE" w:rsidRDefault="00DB139B" w:rsidP="00973DF1">
            <w:pPr>
              <w:spacing w:line="276" w:lineRule="auto"/>
              <w:jc w:val="right"/>
              <w:rPr>
                <w:rFonts w:ascii="Calibri" w:hAnsi="Calibri" w:cs="Calibri"/>
                <w:sz w:val="21"/>
                <w:szCs w:val="21"/>
              </w:rPr>
            </w:pPr>
            <w:r w:rsidRPr="005E78DD">
              <w:t>1.15</w:t>
            </w:r>
          </w:p>
        </w:tc>
        <w:tc>
          <w:tcPr>
            <w:tcW w:w="1701" w:type="dxa"/>
            <w:shd w:val="clear" w:color="auto" w:fill="FFFFFF" w:themeFill="background1"/>
            <w:noWrap/>
          </w:tcPr>
          <w:p w14:paraId="3E0F1F7C" w14:textId="77777777" w:rsidR="00DB139B" w:rsidRPr="00B134AE" w:rsidRDefault="00DB139B" w:rsidP="00973DF1">
            <w:pPr>
              <w:spacing w:line="276" w:lineRule="auto"/>
              <w:jc w:val="right"/>
              <w:rPr>
                <w:rFonts w:ascii="Calibri" w:hAnsi="Calibri" w:cs="Calibri"/>
                <w:sz w:val="21"/>
                <w:szCs w:val="21"/>
              </w:rPr>
            </w:pPr>
            <w:r w:rsidRPr="005E78DD">
              <w:t>0.18</w:t>
            </w:r>
          </w:p>
        </w:tc>
      </w:tr>
      <w:tr w:rsidR="00DB139B" w:rsidRPr="00B134AE" w14:paraId="08BD8138" w14:textId="77777777" w:rsidTr="00E96845">
        <w:trPr>
          <w:trHeight w:val="300"/>
        </w:trPr>
        <w:tc>
          <w:tcPr>
            <w:tcW w:w="2263" w:type="dxa"/>
            <w:shd w:val="clear" w:color="auto" w:fill="FFFFFF" w:themeFill="background1"/>
            <w:noWrap/>
          </w:tcPr>
          <w:p w14:paraId="1849D50E" w14:textId="77777777" w:rsidR="00DB139B" w:rsidRPr="00B134AE" w:rsidRDefault="00DB139B" w:rsidP="00DB139B">
            <w:pPr>
              <w:spacing w:line="276" w:lineRule="auto"/>
              <w:rPr>
                <w:rFonts w:ascii="Calibri" w:hAnsi="Calibri" w:cs="Calibri"/>
                <w:sz w:val="21"/>
                <w:szCs w:val="21"/>
              </w:rPr>
            </w:pPr>
          </w:p>
        </w:tc>
        <w:tc>
          <w:tcPr>
            <w:tcW w:w="2410" w:type="dxa"/>
            <w:shd w:val="clear" w:color="auto" w:fill="FFFFFF" w:themeFill="background1"/>
          </w:tcPr>
          <w:p w14:paraId="637F27DE" w14:textId="77777777" w:rsidR="00DB139B" w:rsidRPr="00B134AE" w:rsidRDefault="00DB139B" w:rsidP="00DB139B">
            <w:pPr>
              <w:spacing w:line="276" w:lineRule="auto"/>
              <w:rPr>
                <w:rFonts w:ascii="Calibri" w:hAnsi="Calibri" w:cs="Calibri"/>
                <w:i/>
                <w:iCs/>
                <w:sz w:val="21"/>
                <w:szCs w:val="21"/>
              </w:rPr>
            </w:pPr>
          </w:p>
        </w:tc>
        <w:tc>
          <w:tcPr>
            <w:tcW w:w="1701" w:type="dxa"/>
            <w:shd w:val="clear" w:color="auto" w:fill="FFFFFF" w:themeFill="background1"/>
          </w:tcPr>
          <w:p w14:paraId="202948D1" w14:textId="51A4C8AB" w:rsidR="00DB139B"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(2024)</w:t>
            </w:r>
          </w:p>
        </w:tc>
        <w:tc>
          <w:tcPr>
            <w:tcW w:w="1134" w:type="dxa"/>
            <w:shd w:val="clear" w:color="auto" w:fill="FFFFFF" w:themeFill="background1"/>
            <w:noWrap/>
          </w:tcPr>
          <w:p w14:paraId="6ADB333E" w14:textId="2A4EE1A7" w:rsidR="00DB139B" w:rsidRPr="00E6194F" w:rsidRDefault="00E6194F" w:rsidP="00973DF1">
            <w:pPr>
              <w:spacing w:line="276" w:lineRule="auto"/>
              <w:jc w:val="right"/>
            </w:pPr>
            <w:r w:rsidRPr="00E6194F">
              <w:t>1.15</w:t>
            </w:r>
          </w:p>
        </w:tc>
        <w:tc>
          <w:tcPr>
            <w:tcW w:w="1701" w:type="dxa"/>
            <w:shd w:val="clear" w:color="auto" w:fill="FFFFFF" w:themeFill="background1"/>
            <w:noWrap/>
          </w:tcPr>
          <w:p w14:paraId="7649D000" w14:textId="2DB070A6" w:rsidR="00DB139B" w:rsidRPr="00E6194F" w:rsidRDefault="00E6194F" w:rsidP="00973DF1">
            <w:pPr>
              <w:spacing w:line="276" w:lineRule="auto"/>
              <w:jc w:val="right"/>
            </w:pPr>
            <w:r w:rsidRPr="00E6194F">
              <w:t>0.42</w:t>
            </w:r>
          </w:p>
        </w:tc>
      </w:tr>
      <w:tr w:rsidR="00DB139B" w:rsidRPr="00B134AE" w14:paraId="322872E8" w14:textId="77777777" w:rsidTr="00E96845">
        <w:trPr>
          <w:trHeight w:val="300"/>
        </w:trPr>
        <w:tc>
          <w:tcPr>
            <w:tcW w:w="2263" w:type="dxa"/>
            <w:shd w:val="clear" w:color="auto" w:fill="FFFFFF" w:themeFill="background1"/>
            <w:noWrap/>
            <w:hideMark/>
          </w:tcPr>
          <w:p w14:paraId="26AFCC1E" w14:textId="77777777" w:rsidR="00DB139B" w:rsidRPr="00B134AE" w:rsidRDefault="00DB139B" w:rsidP="00DB139B">
            <w:pPr>
              <w:spacing w:line="276" w:lineRule="auto"/>
              <w:rPr>
                <w:rFonts w:ascii="Calibri" w:eastAsia="Times New Roman" w:hAnsi="Calibri" w:cs="Calibri"/>
                <w:color w:val="000000"/>
                <w:kern w:val="0"/>
                <w:sz w:val="21"/>
                <w:szCs w:val="21"/>
                <w:lang w:eastAsia="zh-CN"/>
                <w14:ligatures w14:val="none"/>
              </w:rPr>
            </w:pPr>
            <w:r w:rsidRPr="00B134AE">
              <w:rPr>
                <w:rFonts w:ascii="Calibri" w:hAnsi="Calibri" w:cs="Calibri"/>
                <w:sz w:val="21"/>
                <w:szCs w:val="21"/>
              </w:rPr>
              <w:t>African bush elephant</w:t>
            </w:r>
          </w:p>
        </w:tc>
        <w:tc>
          <w:tcPr>
            <w:tcW w:w="2410" w:type="dxa"/>
            <w:shd w:val="clear" w:color="auto" w:fill="FFFFFF" w:themeFill="background1"/>
          </w:tcPr>
          <w:p w14:paraId="41366FA5" w14:textId="77777777" w:rsidR="00DB139B" w:rsidRPr="00B134AE" w:rsidRDefault="00DB139B" w:rsidP="00DB139B">
            <w:pPr>
              <w:spacing w:line="276" w:lineRule="auto"/>
              <w:rPr>
                <w:rFonts w:ascii="Calibri" w:eastAsia="Times New Roman" w:hAnsi="Calibri" w:cs="Calibri"/>
                <w:i/>
                <w:iCs/>
                <w:color w:val="000000"/>
                <w:kern w:val="0"/>
                <w:sz w:val="21"/>
                <w:szCs w:val="21"/>
                <w:lang w:eastAsia="zh-CN"/>
                <w14:ligatures w14:val="none"/>
              </w:rPr>
            </w:pPr>
            <w:r w:rsidRPr="00B134AE">
              <w:rPr>
                <w:rFonts w:ascii="Calibri" w:hAnsi="Calibri" w:cs="Calibri"/>
                <w:i/>
                <w:iCs/>
                <w:sz w:val="21"/>
                <w:szCs w:val="21"/>
              </w:rPr>
              <w:t xml:space="preserve">Loxodonta </w:t>
            </w:r>
            <w:proofErr w:type="spellStart"/>
            <w:r w:rsidRPr="00B134AE">
              <w:rPr>
                <w:rFonts w:ascii="Calibri" w:hAnsi="Calibri" w:cs="Calibri"/>
                <w:i/>
                <w:iCs/>
                <w:sz w:val="21"/>
                <w:szCs w:val="21"/>
              </w:rPr>
              <w:t>africana</w:t>
            </w:r>
            <w:proofErr w:type="spellEnd"/>
          </w:p>
        </w:tc>
        <w:tc>
          <w:tcPr>
            <w:tcW w:w="1701" w:type="dxa"/>
            <w:shd w:val="clear" w:color="auto" w:fill="FFFFFF" w:themeFill="background1"/>
          </w:tcPr>
          <w:p w14:paraId="6065D120" w14:textId="77777777" w:rsidR="00DB139B" w:rsidRPr="00B134AE" w:rsidRDefault="00DB139B" w:rsidP="00E96845">
            <w:pPr>
              <w:spacing w:line="276" w:lineRule="auto"/>
              <w:rPr>
                <w:rFonts w:ascii="Calibri" w:hAnsi="Calibri" w:cs="Calibri"/>
                <w:sz w:val="21"/>
                <w:szCs w:val="21"/>
              </w:rPr>
            </w:pPr>
            <w:r w:rsidRPr="008C55E1">
              <w:rPr>
                <w:rFonts w:ascii="Calibri" w:hAnsi="Calibri" w:cs="Calibri"/>
                <w:sz w:val="21"/>
                <w:szCs w:val="21"/>
              </w:rPr>
              <w:t>RR (2019)</w:t>
            </w:r>
          </w:p>
        </w:tc>
        <w:tc>
          <w:tcPr>
            <w:tcW w:w="1134" w:type="dxa"/>
            <w:shd w:val="clear" w:color="auto" w:fill="FFFFFF" w:themeFill="background1"/>
            <w:noWrap/>
          </w:tcPr>
          <w:p w14:paraId="3D149DB4" w14:textId="77777777" w:rsidR="00DB139B" w:rsidRPr="00B134AE" w:rsidRDefault="00DB139B" w:rsidP="00973DF1">
            <w:pPr>
              <w:spacing w:line="276" w:lineRule="auto"/>
              <w:jc w:val="right"/>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3.22</w:t>
            </w:r>
          </w:p>
        </w:tc>
        <w:tc>
          <w:tcPr>
            <w:tcW w:w="1701" w:type="dxa"/>
            <w:shd w:val="clear" w:color="auto" w:fill="FFFFFF" w:themeFill="background1"/>
            <w:noWrap/>
          </w:tcPr>
          <w:p w14:paraId="5AF2DD81" w14:textId="77777777" w:rsidR="00DB139B" w:rsidRPr="00B134AE" w:rsidRDefault="00DB139B" w:rsidP="00973DF1">
            <w:pPr>
              <w:spacing w:line="276" w:lineRule="auto"/>
              <w:jc w:val="right"/>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1.4</w:t>
            </w:r>
          </w:p>
        </w:tc>
      </w:tr>
      <w:tr w:rsidR="00DB139B" w:rsidRPr="00B134AE" w14:paraId="4E5CEEF0" w14:textId="77777777" w:rsidTr="00E96845">
        <w:trPr>
          <w:trHeight w:val="300"/>
        </w:trPr>
        <w:tc>
          <w:tcPr>
            <w:tcW w:w="2263" w:type="dxa"/>
            <w:shd w:val="clear" w:color="auto" w:fill="FFFFFF" w:themeFill="background1"/>
            <w:noWrap/>
          </w:tcPr>
          <w:p w14:paraId="54CD0E57" w14:textId="77777777" w:rsidR="00DB139B" w:rsidRPr="00B134AE" w:rsidRDefault="00DB139B" w:rsidP="00DB139B">
            <w:pPr>
              <w:spacing w:line="276" w:lineRule="auto"/>
              <w:rPr>
                <w:rFonts w:ascii="Calibri" w:hAnsi="Calibri" w:cs="Calibri"/>
                <w:sz w:val="21"/>
                <w:szCs w:val="21"/>
              </w:rPr>
            </w:pPr>
          </w:p>
        </w:tc>
        <w:tc>
          <w:tcPr>
            <w:tcW w:w="2410" w:type="dxa"/>
            <w:shd w:val="clear" w:color="auto" w:fill="FFFFFF" w:themeFill="background1"/>
          </w:tcPr>
          <w:p w14:paraId="59ABF433" w14:textId="77777777" w:rsidR="00DB139B" w:rsidRPr="00B134AE" w:rsidRDefault="00DB139B" w:rsidP="00DB139B">
            <w:pPr>
              <w:spacing w:line="276" w:lineRule="auto"/>
              <w:rPr>
                <w:rFonts w:ascii="Calibri" w:hAnsi="Calibri" w:cs="Calibri"/>
                <w:i/>
                <w:iCs/>
                <w:sz w:val="21"/>
                <w:szCs w:val="21"/>
              </w:rPr>
            </w:pPr>
          </w:p>
        </w:tc>
        <w:tc>
          <w:tcPr>
            <w:tcW w:w="1701" w:type="dxa"/>
            <w:shd w:val="clear" w:color="auto" w:fill="FFFFFF" w:themeFill="background1"/>
          </w:tcPr>
          <w:p w14:paraId="34C42524" w14:textId="16B0B2BC" w:rsidR="00DB139B" w:rsidRPr="008C55E1" w:rsidRDefault="00DB139B" w:rsidP="00E96845">
            <w:pPr>
              <w:spacing w:line="276" w:lineRule="auto"/>
              <w:rPr>
                <w:rFonts w:ascii="Calibri" w:hAnsi="Calibri" w:cs="Calibri"/>
                <w:sz w:val="21"/>
                <w:szCs w:val="21"/>
              </w:rPr>
            </w:pPr>
            <w:proofErr w:type="spellStart"/>
            <w:proofErr w:type="gramStart"/>
            <w:r w:rsidRPr="00DB139B">
              <w:rPr>
                <w:rFonts w:ascii="Calibri" w:hAnsi="Calibri" w:cs="Calibri"/>
                <w:sz w:val="21"/>
                <w:szCs w:val="21"/>
              </w:rPr>
              <w:t>PLuS</w:t>
            </w:r>
            <w:proofErr w:type="spellEnd"/>
            <w:proofErr w:type="gramEnd"/>
            <w:r w:rsidRPr="00DB139B">
              <w:rPr>
                <w:rFonts w:ascii="Calibri" w:hAnsi="Calibri" w:cs="Calibri"/>
                <w:sz w:val="21"/>
                <w:szCs w:val="21"/>
              </w:rPr>
              <w:t xml:space="preserve"> All. (2023)</w:t>
            </w:r>
          </w:p>
        </w:tc>
        <w:tc>
          <w:tcPr>
            <w:tcW w:w="1134" w:type="dxa"/>
            <w:shd w:val="clear" w:color="auto" w:fill="FFFFFF" w:themeFill="background1"/>
            <w:noWrap/>
          </w:tcPr>
          <w:p w14:paraId="63D19D09" w14:textId="77777777" w:rsidR="00DB139B" w:rsidRPr="00B134AE" w:rsidRDefault="00DB139B" w:rsidP="00973DF1">
            <w:pPr>
              <w:spacing w:line="276" w:lineRule="auto"/>
              <w:jc w:val="right"/>
              <w:rPr>
                <w:rFonts w:ascii="Calibri" w:hAnsi="Calibri" w:cs="Calibri"/>
                <w:sz w:val="21"/>
                <w:szCs w:val="21"/>
              </w:rPr>
            </w:pPr>
            <w:r w:rsidRPr="00E242D1">
              <w:t>2.14</w:t>
            </w:r>
          </w:p>
        </w:tc>
        <w:tc>
          <w:tcPr>
            <w:tcW w:w="1701" w:type="dxa"/>
            <w:shd w:val="clear" w:color="auto" w:fill="FFFFFF" w:themeFill="background1"/>
            <w:noWrap/>
          </w:tcPr>
          <w:p w14:paraId="7B823CA1" w14:textId="77777777" w:rsidR="00DB139B" w:rsidRPr="00B134AE" w:rsidRDefault="00DB139B" w:rsidP="00973DF1">
            <w:pPr>
              <w:spacing w:line="276" w:lineRule="auto"/>
              <w:jc w:val="right"/>
              <w:rPr>
                <w:rFonts w:ascii="Calibri" w:hAnsi="Calibri" w:cs="Calibri"/>
                <w:sz w:val="21"/>
                <w:szCs w:val="21"/>
              </w:rPr>
            </w:pPr>
            <w:r w:rsidRPr="00E242D1">
              <w:t>0.67</w:t>
            </w:r>
          </w:p>
        </w:tc>
      </w:tr>
      <w:tr w:rsidR="00DB139B" w:rsidRPr="00B134AE" w14:paraId="11D3186D" w14:textId="77777777" w:rsidTr="00E96845">
        <w:trPr>
          <w:trHeight w:val="300"/>
        </w:trPr>
        <w:tc>
          <w:tcPr>
            <w:tcW w:w="2263" w:type="dxa"/>
            <w:shd w:val="clear" w:color="auto" w:fill="FFFFFF" w:themeFill="background1"/>
            <w:noWrap/>
          </w:tcPr>
          <w:p w14:paraId="06B48158" w14:textId="77777777" w:rsidR="00DB139B" w:rsidRPr="00B134AE" w:rsidRDefault="00DB139B" w:rsidP="00DB139B">
            <w:pPr>
              <w:spacing w:line="276" w:lineRule="auto"/>
              <w:rPr>
                <w:rFonts w:ascii="Calibri" w:hAnsi="Calibri" w:cs="Calibri"/>
                <w:sz w:val="21"/>
                <w:szCs w:val="21"/>
              </w:rPr>
            </w:pPr>
          </w:p>
        </w:tc>
        <w:tc>
          <w:tcPr>
            <w:tcW w:w="2410" w:type="dxa"/>
            <w:shd w:val="clear" w:color="auto" w:fill="FFFFFF" w:themeFill="background1"/>
          </w:tcPr>
          <w:p w14:paraId="55D2B534" w14:textId="77777777" w:rsidR="00DB139B" w:rsidRPr="00B134AE" w:rsidRDefault="00DB139B" w:rsidP="00DB139B">
            <w:pPr>
              <w:spacing w:line="276" w:lineRule="auto"/>
              <w:rPr>
                <w:rFonts w:ascii="Calibri" w:hAnsi="Calibri" w:cs="Calibri"/>
                <w:i/>
                <w:iCs/>
                <w:sz w:val="21"/>
                <w:szCs w:val="21"/>
              </w:rPr>
            </w:pPr>
          </w:p>
        </w:tc>
        <w:tc>
          <w:tcPr>
            <w:tcW w:w="1701" w:type="dxa"/>
            <w:shd w:val="clear" w:color="auto" w:fill="FFFFFF" w:themeFill="background1"/>
          </w:tcPr>
          <w:p w14:paraId="0F7E7A7D" w14:textId="34C58769" w:rsidR="00DB139B" w:rsidRPr="008C55E1"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(2024)</w:t>
            </w:r>
          </w:p>
        </w:tc>
        <w:tc>
          <w:tcPr>
            <w:tcW w:w="1134" w:type="dxa"/>
            <w:shd w:val="clear" w:color="auto" w:fill="FFFFFF" w:themeFill="background1"/>
            <w:noWrap/>
          </w:tcPr>
          <w:p w14:paraId="022DC4C9" w14:textId="2E7FF208" w:rsidR="00DB139B" w:rsidRPr="00E242D1" w:rsidRDefault="00E6194F" w:rsidP="00973DF1">
            <w:pPr>
              <w:spacing w:line="276" w:lineRule="auto"/>
              <w:jc w:val="right"/>
            </w:pPr>
            <w:r w:rsidRPr="00E6194F">
              <w:t>3.58</w:t>
            </w:r>
          </w:p>
        </w:tc>
        <w:tc>
          <w:tcPr>
            <w:tcW w:w="1701" w:type="dxa"/>
            <w:shd w:val="clear" w:color="auto" w:fill="FFFFFF" w:themeFill="background1"/>
            <w:noWrap/>
          </w:tcPr>
          <w:p w14:paraId="30E30F6A" w14:textId="54B4CB6F" w:rsidR="00DB139B" w:rsidRPr="00E242D1" w:rsidRDefault="00E6194F" w:rsidP="00973DF1">
            <w:pPr>
              <w:spacing w:line="276" w:lineRule="auto"/>
              <w:jc w:val="right"/>
            </w:pPr>
            <w:r w:rsidRPr="00E6194F">
              <w:t>0.67</w:t>
            </w:r>
          </w:p>
        </w:tc>
      </w:tr>
      <w:tr w:rsidR="00DB139B" w:rsidRPr="00B134AE" w14:paraId="7A4626F5" w14:textId="77777777" w:rsidTr="00E96845">
        <w:trPr>
          <w:trHeight w:val="300"/>
        </w:trPr>
        <w:tc>
          <w:tcPr>
            <w:tcW w:w="2263" w:type="dxa"/>
            <w:shd w:val="clear" w:color="auto" w:fill="FFFFFF" w:themeFill="background1"/>
            <w:noWrap/>
            <w:hideMark/>
          </w:tcPr>
          <w:p w14:paraId="5E47502B" w14:textId="77777777" w:rsidR="00DB139B" w:rsidRPr="00B134AE" w:rsidRDefault="00DB139B" w:rsidP="00DB139B">
            <w:pPr>
              <w:spacing w:line="276" w:lineRule="auto"/>
              <w:rPr>
                <w:rFonts w:ascii="Calibri" w:eastAsia="Times New Roman" w:hAnsi="Calibri" w:cs="Calibri"/>
                <w:color w:val="000000"/>
                <w:kern w:val="0"/>
                <w:sz w:val="21"/>
                <w:szCs w:val="21"/>
                <w:lang w:eastAsia="zh-CN"/>
                <w14:ligatures w14:val="none"/>
              </w:rPr>
            </w:pPr>
            <w:r w:rsidRPr="00B134AE">
              <w:rPr>
                <w:rFonts w:ascii="Calibri" w:hAnsi="Calibri" w:cs="Calibri"/>
                <w:sz w:val="21"/>
                <w:szCs w:val="21"/>
              </w:rPr>
              <w:t>Greater kudu</w:t>
            </w:r>
          </w:p>
        </w:tc>
        <w:tc>
          <w:tcPr>
            <w:tcW w:w="2410" w:type="dxa"/>
            <w:shd w:val="clear" w:color="auto" w:fill="FFFFFF" w:themeFill="background1"/>
          </w:tcPr>
          <w:p w14:paraId="70DB596F" w14:textId="77777777" w:rsidR="00DB139B" w:rsidRPr="00B134AE" w:rsidRDefault="00DB139B" w:rsidP="00DB139B">
            <w:pPr>
              <w:spacing w:line="276" w:lineRule="auto"/>
              <w:rPr>
                <w:rFonts w:ascii="Calibri" w:eastAsia="Times New Roman" w:hAnsi="Calibri" w:cs="Calibri"/>
                <w:i/>
                <w:iCs/>
                <w:color w:val="000000"/>
                <w:kern w:val="0"/>
                <w:sz w:val="21"/>
                <w:szCs w:val="21"/>
                <w:lang w:eastAsia="zh-CN"/>
                <w14:ligatures w14:val="none"/>
              </w:rPr>
            </w:pPr>
            <w:r w:rsidRPr="00B134AE">
              <w:rPr>
                <w:rFonts w:ascii="Calibri" w:hAnsi="Calibri" w:cs="Calibri"/>
                <w:i/>
                <w:iCs/>
                <w:sz w:val="21"/>
                <w:szCs w:val="21"/>
              </w:rPr>
              <w:t xml:space="preserve">Tragelaphus </w:t>
            </w:r>
            <w:proofErr w:type="spellStart"/>
            <w:r w:rsidRPr="00B134AE">
              <w:rPr>
                <w:rFonts w:ascii="Calibri" w:hAnsi="Calibri" w:cs="Calibri"/>
                <w:i/>
                <w:iCs/>
                <w:sz w:val="21"/>
                <w:szCs w:val="21"/>
              </w:rPr>
              <w:t>strepsiceros</w:t>
            </w:r>
            <w:proofErr w:type="spellEnd"/>
          </w:p>
        </w:tc>
        <w:tc>
          <w:tcPr>
            <w:tcW w:w="1701" w:type="dxa"/>
            <w:shd w:val="clear" w:color="auto" w:fill="FFFFFF" w:themeFill="background1"/>
          </w:tcPr>
          <w:p w14:paraId="2A02F308" w14:textId="77777777" w:rsidR="00DB139B" w:rsidRPr="00B134AE" w:rsidRDefault="00DB139B" w:rsidP="00E96845">
            <w:pPr>
              <w:spacing w:line="276" w:lineRule="auto"/>
              <w:rPr>
                <w:rFonts w:ascii="Calibri" w:hAnsi="Calibri" w:cs="Calibri"/>
                <w:sz w:val="21"/>
                <w:szCs w:val="21"/>
              </w:rPr>
            </w:pPr>
            <w:r w:rsidRPr="008C55E1">
              <w:rPr>
                <w:rFonts w:ascii="Calibri" w:hAnsi="Calibri" w:cs="Calibri"/>
                <w:sz w:val="21"/>
                <w:szCs w:val="21"/>
              </w:rPr>
              <w:t>RR (2019)</w:t>
            </w:r>
          </w:p>
        </w:tc>
        <w:tc>
          <w:tcPr>
            <w:tcW w:w="1134" w:type="dxa"/>
            <w:shd w:val="clear" w:color="auto" w:fill="FFFFFF" w:themeFill="background1"/>
            <w:noWrap/>
          </w:tcPr>
          <w:p w14:paraId="4E324F8C" w14:textId="77777777" w:rsidR="00DB139B" w:rsidRPr="00B134AE" w:rsidRDefault="00DB139B" w:rsidP="00973DF1">
            <w:pPr>
              <w:spacing w:line="276" w:lineRule="auto"/>
              <w:jc w:val="right"/>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2.15</w:t>
            </w:r>
          </w:p>
        </w:tc>
        <w:tc>
          <w:tcPr>
            <w:tcW w:w="1701" w:type="dxa"/>
            <w:shd w:val="clear" w:color="auto" w:fill="FFFFFF" w:themeFill="background1"/>
            <w:noWrap/>
          </w:tcPr>
          <w:p w14:paraId="7B229F4C" w14:textId="77777777" w:rsidR="00DB139B" w:rsidRPr="00B134AE" w:rsidRDefault="00DB139B" w:rsidP="00973DF1">
            <w:pPr>
              <w:spacing w:line="276" w:lineRule="auto"/>
              <w:jc w:val="right"/>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0.32</w:t>
            </w:r>
          </w:p>
        </w:tc>
      </w:tr>
      <w:tr w:rsidR="00DB139B" w:rsidRPr="00B134AE" w14:paraId="523535CB" w14:textId="77777777" w:rsidTr="00E96845">
        <w:trPr>
          <w:trHeight w:val="300"/>
        </w:trPr>
        <w:tc>
          <w:tcPr>
            <w:tcW w:w="2263" w:type="dxa"/>
            <w:shd w:val="clear" w:color="auto" w:fill="FFFFFF" w:themeFill="background1"/>
            <w:noWrap/>
          </w:tcPr>
          <w:p w14:paraId="70518B0C" w14:textId="77777777" w:rsidR="00DB139B" w:rsidRPr="00B134AE" w:rsidRDefault="00DB139B" w:rsidP="00DB139B">
            <w:pPr>
              <w:spacing w:line="276" w:lineRule="auto"/>
              <w:rPr>
                <w:rFonts w:ascii="Calibri" w:hAnsi="Calibri" w:cs="Calibri"/>
                <w:sz w:val="21"/>
                <w:szCs w:val="21"/>
              </w:rPr>
            </w:pPr>
          </w:p>
        </w:tc>
        <w:tc>
          <w:tcPr>
            <w:tcW w:w="2410" w:type="dxa"/>
            <w:shd w:val="clear" w:color="auto" w:fill="FFFFFF" w:themeFill="background1"/>
          </w:tcPr>
          <w:p w14:paraId="035049EB" w14:textId="77777777" w:rsidR="00DB139B" w:rsidRPr="00B134AE" w:rsidRDefault="00DB139B" w:rsidP="00DB139B">
            <w:pPr>
              <w:spacing w:line="276" w:lineRule="auto"/>
              <w:rPr>
                <w:rFonts w:ascii="Calibri" w:hAnsi="Calibri" w:cs="Calibri"/>
                <w:i/>
                <w:iCs/>
                <w:sz w:val="21"/>
                <w:szCs w:val="21"/>
              </w:rPr>
            </w:pPr>
          </w:p>
        </w:tc>
        <w:tc>
          <w:tcPr>
            <w:tcW w:w="1701" w:type="dxa"/>
            <w:shd w:val="clear" w:color="auto" w:fill="FFFFFF" w:themeFill="background1"/>
          </w:tcPr>
          <w:p w14:paraId="3A3067E8" w14:textId="77777777" w:rsidR="00DB139B" w:rsidRPr="008C55E1"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(2023)</w:t>
            </w:r>
          </w:p>
        </w:tc>
        <w:tc>
          <w:tcPr>
            <w:tcW w:w="1134" w:type="dxa"/>
            <w:shd w:val="clear" w:color="auto" w:fill="FFFFFF" w:themeFill="background1"/>
            <w:noWrap/>
          </w:tcPr>
          <w:p w14:paraId="6E0EF736" w14:textId="77777777" w:rsidR="00DB139B" w:rsidRPr="00B134AE" w:rsidRDefault="00DB139B" w:rsidP="00973DF1">
            <w:pPr>
              <w:spacing w:line="276" w:lineRule="auto"/>
              <w:jc w:val="right"/>
              <w:rPr>
                <w:rFonts w:ascii="Calibri" w:hAnsi="Calibri" w:cs="Calibri"/>
                <w:sz w:val="21"/>
                <w:szCs w:val="21"/>
              </w:rPr>
            </w:pPr>
            <w:r w:rsidRPr="00CD6DDE">
              <w:t>0.6</w:t>
            </w:r>
          </w:p>
        </w:tc>
        <w:tc>
          <w:tcPr>
            <w:tcW w:w="1701" w:type="dxa"/>
            <w:shd w:val="clear" w:color="auto" w:fill="FFFFFF" w:themeFill="background1"/>
            <w:noWrap/>
          </w:tcPr>
          <w:p w14:paraId="4F2ED1D8" w14:textId="77777777" w:rsidR="00DB139B" w:rsidRPr="00B134AE" w:rsidRDefault="00DB139B" w:rsidP="00973DF1">
            <w:pPr>
              <w:spacing w:line="276" w:lineRule="auto"/>
              <w:jc w:val="right"/>
              <w:rPr>
                <w:rFonts w:ascii="Calibri" w:hAnsi="Calibri" w:cs="Calibri"/>
                <w:sz w:val="21"/>
                <w:szCs w:val="21"/>
              </w:rPr>
            </w:pPr>
            <w:r w:rsidRPr="00CD6DDE">
              <w:t>0.11</w:t>
            </w:r>
          </w:p>
        </w:tc>
      </w:tr>
      <w:tr w:rsidR="00DB139B" w:rsidRPr="00B134AE" w14:paraId="0A0F2F83" w14:textId="77777777" w:rsidTr="00E96845">
        <w:trPr>
          <w:trHeight w:val="300"/>
        </w:trPr>
        <w:tc>
          <w:tcPr>
            <w:tcW w:w="2263" w:type="dxa"/>
            <w:shd w:val="clear" w:color="auto" w:fill="FFFFFF" w:themeFill="background1"/>
            <w:noWrap/>
          </w:tcPr>
          <w:p w14:paraId="3C6EFD3F" w14:textId="77777777" w:rsidR="00DB139B" w:rsidRPr="00B134AE" w:rsidRDefault="00DB139B" w:rsidP="00DB139B">
            <w:pPr>
              <w:spacing w:line="276" w:lineRule="auto"/>
              <w:rPr>
                <w:rFonts w:ascii="Calibri" w:hAnsi="Calibri" w:cs="Calibri"/>
                <w:sz w:val="21"/>
                <w:szCs w:val="21"/>
              </w:rPr>
            </w:pPr>
          </w:p>
        </w:tc>
        <w:tc>
          <w:tcPr>
            <w:tcW w:w="2410" w:type="dxa"/>
            <w:shd w:val="clear" w:color="auto" w:fill="FFFFFF" w:themeFill="background1"/>
          </w:tcPr>
          <w:p w14:paraId="08F64018" w14:textId="77777777" w:rsidR="00DB139B" w:rsidRPr="00B134AE" w:rsidRDefault="00DB139B" w:rsidP="00DB139B">
            <w:pPr>
              <w:spacing w:line="276" w:lineRule="auto"/>
              <w:rPr>
                <w:rFonts w:ascii="Calibri" w:hAnsi="Calibri" w:cs="Calibri"/>
                <w:i/>
                <w:iCs/>
                <w:sz w:val="21"/>
                <w:szCs w:val="21"/>
              </w:rPr>
            </w:pPr>
          </w:p>
        </w:tc>
        <w:tc>
          <w:tcPr>
            <w:tcW w:w="1701" w:type="dxa"/>
            <w:shd w:val="clear" w:color="auto" w:fill="FFFFFF" w:themeFill="background1"/>
          </w:tcPr>
          <w:p w14:paraId="6A0582E7" w14:textId="30A94C4F" w:rsidR="00DB139B" w:rsidRDefault="00DB139B" w:rsidP="00E96845">
            <w:pPr>
              <w:spacing w:line="276" w:lineRule="auto"/>
              <w:rPr>
                <w:rFonts w:ascii="Calibri" w:hAnsi="Calibri" w:cs="Calibri"/>
                <w:sz w:val="21"/>
                <w:szCs w:val="21"/>
              </w:rPr>
            </w:pPr>
            <w:proofErr w:type="spellStart"/>
            <w:proofErr w:type="gramStart"/>
            <w:r>
              <w:rPr>
                <w:rFonts w:ascii="Calibri" w:hAnsi="Calibri" w:cs="Calibri"/>
                <w:sz w:val="21"/>
                <w:szCs w:val="21"/>
              </w:rPr>
              <w:t>PLuS</w:t>
            </w:r>
            <w:proofErr w:type="spellEnd"/>
            <w:proofErr w:type="gramEnd"/>
            <w:r>
              <w:rPr>
                <w:rFonts w:ascii="Calibri" w:hAnsi="Calibri" w:cs="Calibri"/>
                <w:sz w:val="21"/>
                <w:szCs w:val="21"/>
              </w:rPr>
              <w:t xml:space="preserve"> All. (2024)</w:t>
            </w:r>
          </w:p>
        </w:tc>
        <w:tc>
          <w:tcPr>
            <w:tcW w:w="1134" w:type="dxa"/>
            <w:shd w:val="clear" w:color="auto" w:fill="FFFFFF" w:themeFill="background1"/>
            <w:noWrap/>
          </w:tcPr>
          <w:p w14:paraId="707BBBDF" w14:textId="2A29DDEF" w:rsidR="00DB139B" w:rsidRPr="00CD6DDE" w:rsidRDefault="00833331" w:rsidP="00973DF1">
            <w:pPr>
              <w:spacing w:line="276" w:lineRule="auto"/>
              <w:jc w:val="right"/>
            </w:pPr>
            <w:r w:rsidRPr="00833331">
              <w:t>0.78</w:t>
            </w:r>
          </w:p>
        </w:tc>
        <w:tc>
          <w:tcPr>
            <w:tcW w:w="1701" w:type="dxa"/>
            <w:shd w:val="clear" w:color="auto" w:fill="FFFFFF" w:themeFill="background1"/>
            <w:noWrap/>
          </w:tcPr>
          <w:p w14:paraId="55E33FB0" w14:textId="788A7FF7" w:rsidR="00DB139B" w:rsidRPr="00CD6DDE" w:rsidRDefault="00833331" w:rsidP="00973DF1">
            <w:pPr>
              <w:spacing w:line="276" w:lineRule="auto"/>
              <w:jc w:val="right"/>
            </w:pPr>
            <w:r>
              <w:t>0.9</w:t>
            </w:r>
          </w:p>
        </w:tc>
      </w:tr>
    </w:tbl>
    <w:p w14:paraId="45B777FD" w14:textId="77777777" w:rsidR="00380BFE" w:rsidRPr="002A2832" w:rsidRDefault="00380BFE" w:rsidP="002A2832"/>
    <w:p w14:paraId="68DFF56A" w14:textId="77777777" w:rsidR="005145BB" w:rsidRDefault="005145BB" w:rsidP="005145BB">
      <w:pPr>
        <w:pStyle w:val="Heading2"/>
      </w:pPr>
      <w:bookmarkStart w:id="239" w:name="_Toc183522446"/>
      <w:r>
        <w:t>Camera traps</w:t>
      </w:r>
      <w:bookmarkEnd w:id="239"/>
    </w:p>
    <w:p w14:paraId="170AA07F" w14:textId="2290104F" w:rsidR="00FE5102" w:rsidRPr="00FE5102" w:rsidRDefault="00FE5102" w:rsidP="00FE5102">
      <w:commentRangeStart w:id="240"/>
      <w:r>
        <w:t>TBC</w:t>
      </w:r>
      <w:commentRangeEnd w:id="240"/>
      <w:r w:rsidR="00624C7D">
        <w:rPr>
          <w:rStyle w:val="CommentReference"/>
        </w:rPr>
        <w:commentReference w:id="240"/>
      </w:r>
    </w:p>
    <w:p w14:paraId="3912CCFB" w14:textId="19D6CFB6" w:rsidR="005145BB" w:rsidRDefault="00F311EC" w:rsidP="005145BB">
      <w:pPr>
        <w:pStyle w:val="Heading2"/>
      </w:pPr>
      <w:bookmarkStart w:id="241" w:name="_Toc183522448"/>
      <w:r>
        <w:t>I</w:t>
      </w:r>
      <w:r w:rsidR="005145BB">
        <w:t>nvertebrate sampling</w:t>
      </w:r>
      <w:bookmarkEnd w:id="241"/>
    </w:p>
    <w:p w14:paraId="55B6DC95" w14:textId="0C124B35" w:rsidR="001F39D3" w:rsidRDefault="0003224C" w:rsidP="001F39D3">
      <w:r>
        <w:t xml:space="preserve">Across all locations, a total of </w:t>
      </w:r>
      <w:r w:rsidR="00763340">
        <w:t xml:space="preserve">127 individuals </w:t>
      </w:r>
      <w:r w:rsidR="003B0165">
        <w:t xml:space="preserve">(Fig x) </w:t>
      </w:r>
      <w:r w:rsidR="00763340">
        <w:t>were collected</w:t>
      </w:r>
      <w:r w:rsidR="009F761F">
        <w:t xml:space="preserve"> across five morphotypes</w:t>
      </w:r>
      <w:r w:rsidR="003B0165">
        <w:t xml:space="preserve"> (Fig x)</w:t>
      </w:r>
      <w:r w:rsidR="009F761F">
        <w:t xml:space="preserve">. </w:t>
      </w:r>
      <w:r w:rsidR="0058310D">
        <w:t>Only four traps did not collect any specimens</w:t>
      </w:r>
      <w:r w:rsidR="00374D36">
        <w:t xml:space="preserve"> – three at the burnt site and one at the unburnt site</w:t>
      </w:r>
      <w:r w:rsidR="00466A57">
        <w:t xml:space="preserve">. Both </w:t>
      </w:r>
      <w:r w:rsidR="007613EE">
        <w:t>treatments</w:t>
      </w:r>
      <w:r w:rsidR="00466A57">
        <w:t xml:space="preserve"> had a maximum richness of five</w:t>
      </w:r>
      <w:r w:rsidR="00354928">
        <w:t xml:space="preserve"> morphotypes, and </w:t>
      </w:r>
      <w:r w:rsidR="0014157D">
        <w:t xml:space="preserve">maximum abundance was higher at the unburned site (41) </w:t>
      </w:r>
      <w:r w:rsidR="00276815">
        <w:t xml:space="preserve">than the burned site (33). </w:t>
      </w:r>
    </w:p>
    <w:p w14:paraId="7323C9F2" w14:textId="7095B958" w:rsidR="003B0165" w:rsidRDefault="003B0165" w:rsidP="001F39D3">
      <w:r>
        <w:rPr>
          <w:noProof/>
        </w:rPr>
        <w:drawing>
          <wp:inline distT="0" distB="0" distL="0" distR="0" wp14:anchorId="28ECEFA6" wp14:editId="49DD89A6">
            <wp:extent cx="2354792" cy="2825750"/>
            <wp:effectExtent l="0" t="0" r="7620" b="0"/>
            <wp:docPr id="5710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63424" name="Picture 571063424"/>
                    <pic:cNvPicPr/>
                  </pic:nvPicPr>
                  <pic:blipFill>
                    <a:blip r:embed="rId38">
                      <a:extLst>
                        <a:ext uri="{28A0092B-C50C-407E-A947-70E740481C1C}">
                          <a14:useLocalDpi xmlns:a14="http://schemas.microsoft.com/office/drawing/2010/main" val="0"/>
                        </a:ext>
                      </a:extLst>
                    </a:blip>
                    <a:stretch>
                      <a:fillRect/>
                    </a:stretch>
                  </pic:blipFill>
                  <pic:spPr>
                    <a:xfrm>
                      <a:off x="0" y="0"/>
                      <a:ext cx="2357336" cy="2828803"/>
                    </a:xfrm>
                    <a:prstGeom prst="rect">
                      <a:avLst/>
                    </a:prstGeom>
                  </pic:spPr>
                </pic:pic>
              </a:graphicData>
            </a:graphic>
          </wp:inline>
        </w:drawing>
      </w:r>
      <w:commentRangeStart w:id="242"/>
      <w:r>
        <w:rPr>
          <w:noProof/>
        </w:rPr>
        <w:drawing>
          <wp:inline distT="0" distB="0" distL="0" distR="0" wp14:anchorId="3AF458A9" wp14:editId="57020B58">
            <wp:extent cx="2328122" cy="2793746"/>
            <wp:effectExtent l="0" t="0" r="0" b="6985"/>
            <wp:docPr id="1239005943" name="Picture 2" descr="A graph with a yellow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5943" name="Picture 2" descr="A graph with a yellow and blue rectangle&#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2337389" cy="2804867"/>
                    </a:xfrm>
                    <a:prstGeom prst="rect">
                      <a:avLst/>
                    </a:prstGeom>
                  </pic:spPr>
                </pic:pic>
              </a:graphicData>
            </a:graphic>
          </wp:inline>
        </w:drawing>
      </w:r>
      <w:commentRangeEnd w:id="242"/>
      <w:r w:rsidR="00864EF9">
        <w:rPr>
          <w:rStyle w:val="CommentReference"/>
        </w:rPr>
        <w:commentReference w:id="242"/>
      </w:r>
    </w:p>
    <w:p w14:paraId="0B290B30" w14:textId="076AA4FF" w:rsidR="00FE5102" w:rsidRPr="00FE5102" w:rsidRDefault="00C4650E" w:rsidP="001F39D3">
      <w:r>
        <w:t xml:space="preserve">Species richness was significantly higher </w:t>
      </w:r>
      <w:r w:rsidR="006F2A1E">
        <w:t>in burned sites (</w:t>
      </w:r>
      <w:r w:rsidR="007C12C9">
        <w:t xml:space="preserve">z = </w:t>
      </w:r>
      <w:r w:rsidR="00EE56BB">
        <w:t>-</w:t>
      </w:r>
      <w:r w:rsidR="001F39D3">
        <w:t>3</w:t>
      </w:r>
      <w:r w:rsidR="00EE56BB">
        <w:t>.02, p = 0.00</w:t>
      </w:r>
      <w:r w:rsidR="001F39D3">
        <w:t xml:space="preserve">3), but there was no difference in species abundance (z = 0.15, p = </w:t>
      </w:r>
      <w:r w:rsidR="009B4E05">
        <w:t xml:space="preserve">0.877). </w:t>
      </w:r>
      <w:r w:rsidR="00C62FC1">
        <w:t>Higher species richness in burnt sites is unusual</w:t>
      </w:r>
      <w:r w:rsidR="0099315D">
        <w:t>, as burning usually has a negative effect on species richness and abundance</w:t>
      </w:r>
      <w:r w:rsidR="005013E6">
        <w:t xml:space="preserve"> because of decreased litter</w:t>
      </w:r>
      <w:r w:rsidR="0099315D">
        <w:t xml:space="preserve"> </w:t>
      </w:r>
      <w:commentRangeStart w:id="243"/>
      <w:r w:rsidR="00F671B1">
        <w:fldChar w:fldCharType="begin"/>
      </w:r>
      <w:r w:rsidR="005013E6">
        <w:instrText xml:space="preserve"> ADDIN ZOTERO_ITEM CSL_CITATION {"citationID":"S9N0lBso","properties":{"formattedCitation":"(Day et al., 2019; York, 1999)","plainCitation":"(Day et al., 2019; York, 1999)","noteIndex":0},"citationItems":[{"id":1207,"uris":["http://zotero.org/users/14928561/items/VRP9BA68"],"itemData":{"id":1207,"type":"article-journal","abstract":"Recent increases in the frequency and size of desert wildfires bring into question the impacts of fire on desert invertebrate communities. Furthermore, consumer communities can strongly impact invertebrates through predation and top‐down effects on plant community assembly. We experimentally applied burn and rodent exclusion treatments in a full factorial design at sites in both the Mojave and Great Basin deserts to examine the impact that fire and rodent consumers have on invertebrate communities. Pitfall traps were used to survey invertebrates from April through September 2016 to determine changes in abundance, richness, and diversity of invertebrate communities in response to fire and rodent treatments. Generally speaking, rodent exclusion had very little effect on invertebrate abundance or ant abundance, richness or diversity. The one exception was ant abundance, which was higher in rodent access plots than in rodent exclusion plots in June 2016, but only at the Great Basin site. Fire had little effect on the abundances of invertebrate groups at either desert site, with the exception of a negative effect on flying‐forager abundance at our Great Basin site. However, fire reduced ant species richness and Shannon's diversity at both desert sites. Fire did appear to indirectly affect ant community composition by altering plant community composition. Structural equation models suggest that fire increased invasive plant cover, which negatively impacted ant species richness and Shannon's diversity, a pattern that was consistent at both desert sites. These results suggest that invertebrate communities demonstrate some resilience to fire and invasions but increasing fire and spread of invasive due to invasive grass fire cycles may put increasing pressure on the stability of invertebrate communities.","container-title":"Ecology and Evolution","DOI":"10.1002/ece3.5189","ISSN":"2045-7758","issue":"10","journalAbbreviation":"Ecol Evol","note":"PMID: 31161018\nPMCID: PMC6540666","page":"6052-6067","source":"PubMed Central","title":"Invertebrate community response to fire and rodent activity in the Mojave and Great Basin Deserts","volume":"9","author":[{"family":"Day","given":"Joshua D."},{"family":"Birrell","given":"Jackson H."},{"family":"Terry","given":"Tyson J."},{"family":"Clark","given":"Amy"},{"family":"Allen","given":"Phil"},{"family":"St. Clair","given":"Samuel B."}],"issued":{"date-parts":[["2019",4,26]]}}},{"id":1212,"uris":["http://zotero.org/users/14928561/items/PCZAPHHI"],"itemData":{"id":1212,"type":"article-journal","abstract":"Low-intensity fire is extensively used in Australian dry eucalypt forests to reduce fuel levels. The long-term impact of this management practice on terrestrial invertebrates is, however, unknown and is of concern given their contribution to ecosystem function and forest biodiversity. This study found that areas subjected to frequent low-intensity fire had significantly lower numbers of spiders, ticks and mites, pseudoscorpions, woodlice, springtails, bugs, beetles, ants and insect larvae in the leaf litter compared with adjacent unburnt areas. Taxa numbers were between 41 and 82% lower and these reductions in abundance have led to an overall decline in taxon richness. This decrease was attributed to a reduction in the amount of litter and associated moisture levels, and a simplification of habitat structure. The extent of local and regional extinctions will depend upon the scale of this disturbance, with future studies investigating the impact on individual species within these communities. A comparison of two sampling techniques, pitfall-trapping and litter extraction, highlighted important considerations for spatial components of invertebrate sampling designs.","container-title":"Journal of Insect Conservation","DOI":"10.1023/A:1009643627781","ISSN":"1572-9753","issue":"3","journalAbbreviation":"Journal of Insect Conservation","language":"en","page":"191-199","source":"Springer Link","title":"Long-Term Effects of Frequent Low-Intensity Burning on the Abundance of Litter-Dwelling Invertebrates in Coastal Blackbutt Forests of Southeastern Australia","volume":"3","author":[{"family":"York","given":"A."}],"issued":{"date-parts":[["1999",9,1]]}}}],"schema":"https://github.com/citation-style-language/schema/raw/master/csl-citation.json"} </w:instrText>
      </w:r>
      <w:r w:rsidR="00F671B1">
        <w:fldChar w:fldCharType="separate"/>
      </w:r>
      <w:r w:rsidR="005013E6" w:rsidRPr="005013E6">
        <w:rPr>
          <w:rFonts w:ascii="Calibri" w:hAnsi="Calibri" w:cs="Calibri"/>
        </w:rPr>
        <w:t>(Day et al., 2019; York, 1999)</w:t>
      </w:r>
      <w:r w:rsidR="00F671B1">
        <w:fldChar w:fldCharType="end"/>
      </w:r>
      <w:commentRangeEnd w:id="243"/>
      <w:r w:rsidR="005013E6">
        <w:rPr>
          <w:rStyle w:val="CommentReference"/>
        </w:rPr>
        <w:commentReference w:id="243"/>
      </w:r>
      <w:r w:rsidR="005013E6">
        <w:t xml:space="preserve">, and could also be explained by site </w:t>
      </w:r>
      <w:r w:rsidR="00EB23AA">
        <w:t xml:space="preserve">location, proximity to water, </w:t>
      </w:r>
      <w:r w:rsidR="00596DE5">
        <w:t xml:space="preserve">and time of year. More frequent monitoring could help understand this </w:t>
      </w:r>
      <w:commentRangeStart w:id="244"/>
      <w:r w:rsidR="00596DE5">
        <w:t>result</w:t>
      </w:r>
      <w:commentRangeEnd w:id="244"/>
      <w:r w:rsidR="00596DE5">
        <w:rPr>
          <w:rStyle w:val="CommentReference"/>
        </w:rPr>
        <w:commentReference w:id="244"/>
      </w:r>
      <w:r w:rsidR="00596DE5">
        <w:t xml:space="preserve">. </w:t>
      </w:r>
    </w:p>
    <w:p w14:paraId="3667DDB7" w14:textId="38233F8B" w:rsidR="001E39D1" w:rsidRPr="001E39D1" w:rsidRDefault="001E39D1" w:rsidP="001E39D1">
      <w:pPr>
        <w:pStyle w:val="Heading2"/>
      </w:pPr>
      <w:r>
        <w:t>Conclusions</w:t>
      </w:r>
    </w:p>
    <w:p w14:paraId="335D6336" w14:textId="77777777" w:rsidR="005145BB" w:rsidRPr="005145BB" w:rsidRDefault="005145BB" w:rsidP="005145BB">
      <w:pPr>
        <w:rPr>
          <w:lang w:eastAsia="en-US"/>
        </w:rPr>
      </w:pPr>
    </w:p>
    <w:sectPr w:rsidR="005145BB" w:rsidRPr="005145BB">
      <w:footerReference w:type="default" r:id="rId4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Will Wright" w:date="2024-11-26T14:04:00Z" w:initials="WW">
    <w:p w14:paraId="7798BF0B" w14:textId="77777777" w:rsidR="00BD3FF4" w:rsidRDefault="00BD3FF4" w:rsidP="00BD3FF4">
      <w:pPr>
        <w:pStyle w:val="CommentText"/>
      </w:pPr>
      <w:r>
        <w:rPr>
          <w:rStyle w:val="CommentReference"/>
        </w:rPr>
        <w:annotationRef/>
      </w:r>
      <w:r>
        <w:t>New photo?</w:t>
      </w:r>
    </w:p>
  </w:comment>
  <w:comment w:id="6" w:author="Will Wright" w:date="2024-12-02T19:17:00Z" w:initials="WW">
    <w:p w14:paraId="4E2C9AB7" w14:textId="77777777" w:rsidR="00275414" w:rsidRDefault="00275414" w:rsidP="00275414">
      <w:pPr>
        <w:pStyle w:val="CommentText"/>
      </w:pPr>
      <w:r>
        <w:rPr>
          <w:rStyle w:val="CommentReference"/>
        </w:rPr>
        <w:annotationRef/>
      </w:r>
      <w:r>
        <w:t>This is all from last year’s report and I will finalise editing tomorrow</w:t>
      </w:r>
    </w:p>
  </w:comment>
  <w:comment w:id="115" w:author="Will Wright" w:date="2024-12-02T13:46:00Z" w:initials="WW">
    <w:p w14:paraId="28821CD6" w14:textId="77777777" w:rsidR="00497B72" w:rsidRDefault="00497B72" w:rsidP="00497B72">
      <w:pPr>
        <w:pStyle w:val="CommentText"/>
      </w:pPr>
      <w:r>
        <w:rPr>
          <w:rStyle w:val="CommentReference"/>
        </w:rPr>
        <w:annotationRef/>
      </w:r>
      <w:r>
        <w:t>Could not find the Rundu data anywhere, so have used data from the ORI for Mohembo. Any idea where the graph last year was from?</w:t>
      </w:r>
    </w:p>
  </w:comment>
  <w:comment w:id="139" w:author="Neil Jordan" w:date="2024-12-16T10:19:00Z" w:initials="NJ">
    <w:p w14:paraId="2413B30B" w14:textId="763A5D42" w:rsidR="00000000" w:rsidRDefault="00000000">
      <w:pPr>
        <w:pStyle w:val="CommentText"/>
      </w:pPr>
      <w:r>
        <w:rPr>
          <w:rStyle w:val="CommentReference"/>
        </w:rPr>
        <w:annotationRef/>
      </w:r>
      <w:r w:rsidRPr="5BB94347">
        <w:t>Just because of the American collabs- we need to be clear on date format</w:t>
      </w:r>
    </w:p>
  </w:comment>
  <w:comment w:id="140" w:author="Will Wright" w:date="2024-12-16T10:43:00Z" w:initials="WW">
    <w:p w14:paraId="1D70D070" w14:textId="77777777" w:rsidR="00AB4D9C" w:rsidRDefault="00AB4D9C" w:rsidP="00AB4D9C">
      <w:pPr>
        <w:pStyle w:val="CommentText"/>
      </w:pPr>
      <w:r>
        <w:rPr>
          <w:rStyle w:val="CommentReference"/>
        </w:rPr>
        <w:annotationRef/>
      </w:r>
      <w:r>
        <w:t>Thanks Neil, I’ll amend this for all dates</w:t>
      </w:r>
    </w:p>
  </w:comment>
  <w:comment w:id="141" w:author="Neil Jordan" w:date="2024-12-16T10:23:00Z" w:initials="NJ">
    <w:p w14:paraId="77AC602B" w14:textId="37354BE6" w:rsidR="00000000" w:rsidRDefault="00000000">
      <w:pPr>
        <w:pStyle w:val="CommentText"/>
      </w:pPr>
      <w:r>
        <w:rPr>
          <w:rStyle w:val="CommentReference"/>
        </w:rPr>
        <w:annotationRef/>
      </w:r>
      <w:r w:rsidRPr="6C4143E8">
        <w:t>I still don't really know if this is logical. But I'm not a bird guy and I know this is what we did last year, so probably best to stick with it.</w:t>
      </w:r>
    </w:p>
  </w:comment>
  <w:comment w:id="145" w:author="Will Wright" w:date="2024-12-02T19:27:00Z" w:initials="WW">
    <w:p w14:paraId="10B7ACC7" w14:textId="77777777" w:rsidR="002654E8" w:rsidRDefault="002654E8" w:rsidP="002654E8">
      <w:pPr>
        <w:pStyle w:val="CommentText"/>
      </w:pPr>
      <w:r>
        <w:rPr>
          <w:rStyle w:val="CommentReference"/>
        </w:rPr>
        <w:annotationRef/>
      </w:r>
      <w:r>
        <w:t>To make overall map</w:t>
      </w:r>
    </w:p>
  </w:comment>
  <w:comment w:id="158" w:author="Will Wright" w:date="2024-11-28T13:29:00Z" w:initials="WW">
    <w:p w14:paraId="59E5608B" w14:textId="6F8206A9" w:rsidR="0041191F" w:rsidRDefault="0041191F" w:rsidP="0041191F">
      <w:pPr>
        <w:pStyle w:val="CommentText"/>
      </w:pPr>
      <w:r>
        <w:rPr>
          <w:rStyle w:val="CommentReference"/>
        </w:rPr>
        <w:annotationRef/>
      </w:r>
      <w:r>
        <w:t>Same methods as 2023?</w:t>
      </w:r>
    </w:p>
  </w:comment>
  <w:comment w:id="159" w:author="Will Wright" w:date="2024-12-02T14:53:00Z" w:initials="WW">
    <w:p w14:paraId="736A6564" w14:textId="77777777" w:rsidR="00FE5102" w:rsidRDefault="00FE5102" w:rsidP="00FE5102">
      <w:pPr>
        <w:pStyle w:val="CommentText"/>
      </w:pPr>
      <w:r>
        <w:rPr>
          <w:rStyle w:val="CommentReference"/>
        </w:rPr>
        <w:annotationRef/>
      </w:r>
      <w:r>
        <w:t>Don’t have camera trap images at this stage</w:t>
      </w:r>
    </w:p>
  </w:comment>
  <w:comment w:id="166" w:author="Will Wright" w:date="2024-12-02T19:28:00Z" w:initials="WW">
    <w:p w14:paraId="537A4183" w14:textId="77777777" w:rsidR="00E30DC9" w:rsidRDefault="00E30DC9" w:rsidP="00E30DC9">
      <w:pPr>
        <w:pStyle w:val="CommentText"/>
      </w:pPr>
      <w:r>
        <w:rPr>
          <w:rStyle w:val="CommentReference"/>
        </w:rPr>
        <w:annotationRef/>
      </w:r>
      <w:r>
        <w:t>Same methods as 2023?</w:t>
      </w:r>
    </w:p>
  </w:comment>
  <w:comment w:id="167" w:author="Will Wright" w:date="2024-12-02T19:29:00Z" w:initials="WW">
    <w:p w14:paraId="10A7D8FE" w14:textId="77777777" w:rsidR="00E30DC9" w:rsidRDefault="00E30DC9" w:rsidP="00E30DC9">
      <w:pPr>
        <w:pStyle w:val="CommentText"/>
      </w:pPr>
      <w:r>
        <w:rPr>
          <w:rStyle w:val="CommentReference"/>
        </w:rPr>
        <w:annotationRef/>
      </w:r>
      <w:r>
        <w:t>Other than the different treatments?</w:t>
      </w:r>
    </w:p>
  </w:comment>
  <w:comment w:id="176" w:author="Will Wright" w:date="2024-12-02T07:05:00Z" w:initials="WW">
    <w:p w14:paraId="77989842" w14:textId="2E42C956" w:rsidR="00000000" w:rsidRDefault="00000000">
      <w:pPr>
        <w:pStyle w:val="CommentText"/>
      </w:pPr>
      <w:r>
        <w:rPr>
          <w:rStyle w:val="CommentReference"/>
        </w:rPr>
        <w:annotationRef/>
      </w:r>
      <w:r w:rsidRPr="319F96C4">
        <w:t>Query if these are wildfires or planned burning</w:t>
      </w:r>
    </w:p>
  </w:comment>
  <w:comment w:id="189" w:author="Will Wright" w:date="2024-12-02T15:05:00Z" w:initials="WW">
    <w:p w14:paraId="1520CED2" w14:textId="28181F3F" w:rsidR="0060638E" w:rsidRDefault="0060638E" w:rsidP="0060638E">
      <w:pPr>
        <w:pStyle w:val="CommentText"/>
      </w:pPr>
      <w:r>
        <w:rPr>
          <w:rStyle w:val="CommentReference"/>
        </w:rPr>
        <w:annotationRef/>
      </w:r>
      <w:r>
        <w:t>Query if these are wildfires or planned burning</w:t>
      </w:r>
    </w:p>
  </w:comment>
  <w:comment w:id="190" w:author="Neil Jordan" w:date="2024-12-16T10:33:00Z" w:initials="NJ">
    <w:p w14:paraId="078F5B91" w14:textId="26A039D5" w:rsidR="00000000" w:rsidRDefault="00000000">
      <w:pPr>
        <w:pStyle w:val="CommentText"/>
      </w:pPr>
      <w:r>
        <w:rPr>
          <w:rStyle w:val="CommentReference"/>
        </w:rPr>
        <w:annotationRef/>
      </w:r>
      <w:r w:rsidRPr="59953284">
        <w:t>yup- wild</w:t>
      </w:r>
    </w:p>
  </w:comment>
  <w:comment w:id="198" w:author="Will Wright" w:date="2024-12-02T19:28:00Z" w:initials="WW">
    <w:p w14:paraId="7E6253B3" w14:textId="77777777" w:rsidR="00387D04" w:rsidRDefault="00E30DC9" w:rsidP="00387D04">
      <w:pPr>
        <w:pStyle w:val="CommentText"/>
      </w:pPr>
      <w:r>
        <w:rPr>
          <w:rStyle w:val="CommentReference"/>
        </w:rPr>
        <w:annotationRef/>
      </w:r>
      <w:r w:rsidR="00387D04">
        <w:t>Possibly ditch this section and integrate into each survey section?</w:t>
      </w:r>
    </w:p>
  </w:comment>
  <w:comment w:id="206" w:author="Neil Jordan" w:date="2024-12-16T10:39:00Z" w:initials="NJ">
    <w:p w14:paraId="26AC7527" w14:textId="3FC48C87" w:rsidR="00000000" w:rsidRDefault="00000000">
      <w:pPr>
        <w:pStyle w:val="CommentText"/>
      </w:pPr>
      <w:r>
        <w:rPr>
          <w:rStyle w:val="CommentReference"/>
        </w:rPr>
        <w:annotationRef/>
      </w:r>
      <w:r w:rsidRPr="01B410F2">
        <w:t>Miller DL, Rexstad E, Thomas L, Marshall L, Laake JL (2019). “Distance Sampling in R.” </w:t>
      </w:r>
      <w:r w:rsidRPr="42D9B790">
        <w:rPr>
          <w:i/>
          <w:iCs/>
        </w:rPr>
        <w:t>Journal of Statistical Software</w:t>
      </w:r>
      <w:r w:rsidRPr="51CB1EB5">
        <w:t>, </w:t>
      </w:r>
      <w:r w:rsidRPr="2055536C">
        <w:rPr>
          <w:b/>
          <w:bCs/>
        </w:rPr>
        <w:t>89</w:t>
      </w:r>
      <w:r w:rsidRPr="464CC01F">
        <w:t>(1), 1–28. </w:t>
      </w:r>
      <w:hyperlink r:id="rId1">
        <w:r w:rsidRPr="5F913504">
          <w:rPr>
            <w:rStyle w:val="Hyperlink"/>
          </w:rPr>
          <w:t>doi:10.18637/jss.v089.i01</w:t>
        </w:r>
      </w:hyperlink>
      <w:r w:rsidRPr="2C7BC9D4">
        <w:t>.</w:t>
      </w:r>
    </w:p>
  </w:comment>
  <w:comment w:id="211" w:author="Will Wright" w:date="2024-12-02T19:35:00Z" w:initials="WW">
    <w:p w14:paraId="11465AE8" w14:textId="77777777" w:rsidR="002F1135" w:rsidRDefault="002F1135" w:rsidP="002F1135">
      <w:pPr>
        <w:pStyle w:val="CommentText"/>
      </w:pPr>
      <w:r>
        <w:rPr>
          <w:rStyle w:val="CommentReference"/>
        </w:rPr>
        <w:annotationRef/>
      </w:r>
      <w:r>
        <w:t>In last year’s analysis, an area of 1750 was used - I have kept this consistent but can amend as needed.</w:t>
      </w:r>
    </w:p>
  </w:comment>
  <w:comment w:id="209" w:author="Neil Jordan" w:date="2024-12-16T10:43:00Z" w:initials="NJ">
    <w:p w14:paraId="6FE66305" w14:textId="2BEE8E92" w:rsidR="006A5D0F" w:rsidRDefault="006A5D0F">
      <w:pPr>
        <w:pStyle w:val="CommentText"/>
      </w:pPr>
      <w:r>
        <w:rPr>
          <w:rStyle w:val="CommentReference"/>
        </w:rPr>
        <w:annotationRef/>
      </w:r>
      <w:r w:rsidRPr="4E40276E">
        <w:t>I'll stop editing here and move to the correct version</w:t>
      </w:r>
    </w:p>
  </w:comment>
  <w:comment w:id="210" w:author="Will Wright" w:date="2024-12-16T10:44:00Z" w:initials="WW">
    <w:p w14:paraId="1F6DCFB1" w14:textId="77777777" w:rsidR="00D3714B" w:rsidRDefault="00D3714B" w:rsidP="00D3714B">
      <w:pPr>
        <w:pStyle w:val="CommentText"/>
      </w:pPr>
      <w:r>
        <w:rPr>
          <w:rStyle w:val="CommentReference"/>
        </w:rPr>
        <w:annotationRef/>
      </w:r>
      <w:r>
        <w:t>Thanks. Will carry across changes above</w:t>
      </w:r>
    </w:p>
  </w:comment>
  <w:comment w:id="212" w:author="Will Wright" w:date="2024-12-02T19:32:00Z" w:initials="WW">
    <w:p w14:paraId="4C8AA782" w14:textId="76B67893" w:rsidR="002024EA" w:rsidRDefault="002024EA" w:rsidP="002024EA">
      <w:pPr>
        <w:pStyle w:val="CommentText"/>
      </w:pPr>
      <w:r>
        <w:rPr>
          <w:rStyle w:val="CommentReference"/>
        </w:rPr>
        <w:annotationRef/>
      </w:r>
      <w:r>
        <w:t xml:space="preserve">Can do a </w:t>
      </w:r>
      <w:r>
        <w:rPr>
          <w:color w:val="000000"/>
        </w:rPr>
        <w:t>Mann Whitney Test like last year if preferred</w:t>
      </w:r>
    </w:p>
  </w:comment>
  <w:comment w:id="215" w:author="Will Wright" w:date="2024-12-02T13:58:00Z" w:initials="WW">
    <w:p w14:paraId="438D9592" w14:textId="033DBBEE" w:rsidR="00E43C90" w:rsidRDefault="00E43C90" w:rsidP="00E43C90">
      <w:pPr>
        <w:pStyle w:val="CommentText"/>
      </w:pPr>
      <w:r>
        <w:rPr>
          <w:rStyle w:val="CommentReference"/>
        </w:rPr>
        <w:annotationRef/>
      </w:r>
      <w:r>
        <w:rPr>
          <w:color w:val="000000"/>
        </w:rPr>
        <w:t>Annual cumula</w:t>
      </w:r>
      <w:r>
        <w:rPr>
          <w:rFonts w:hint="eastAsia"/>
          <w:color w:val="000000"/>
        </w:rPr>
        <w:t>􀆟</w:t>
      </w:r>
      <w:r>
        <w:rPr>
          <w:color w:val="000000"/>
        </w:rPr>
        <w:t>ve precipita</w:t>
      </w:r>
      <w:r>
        <w:rPr>
          <w:rFonts w:hint="eastAsia"/>
          <w:color w:val="000000"/>
        </w:rPr>
        <w:t>􀆟</w:t>
      </w:r>
      <w:r>
        <w:rPr>
          <w:color w:val="000000"/>
        </w:rPr>
        <w:t>on over the en</w:t>
      </w:r>
      <w:r>
        <w:rPr>
          <w:rFonts w:hint="eastAsia"/>
          <w:color w:val="000000"/>
        </w:rPr>
        <w:t>􀆟</w:t>
      </w:r>
      <w:r>
        <w:rPr>
          <w:color w:val="000000"/>
        </w:rPr>
        <w:t>re Okavango Delta (see inset polygon), using the Climate Hazards Group InfraRed Precipita</w:t>
      </w:r>
      <w:r>
        <w:rPr>
          <w:rFonts w:hint="eastAsia"/>
          <w:color w:val="000000"/>
        </w:rPr>
        <w:t>􀆟</w:t>
      </w:r>
      <w:r>
        <w:rPr>
          <w:color w:val="000000"/>
        </w:rPr>
        <w:t>on with Sta</w:t>
      </w:r>
      <w:r>
        <w:rPr>
          <w:rFonts w:hint="eastAsia"/>
          <w:color w:val="000000"/>
        </w:rPr>
        <w:t>􀆟</w:t>
      </w:r>
      <w:r>
        <w:rPr>
          <w:color w:val="000000"/>
        </w:rPr>
        <w:t xml:space="preserve">on Data (CHIRPS) (Muthoni et al. 2019, Shen et al. 2020), showing the long-term average (dashed red line). </w:t>
      </w:r>
    </w:p>
  </w:comment>
  <w:comment w:id="216" w:author="Will Wright" w:date="2024-12-02T14:03:00Z" w:initials="WW">
    <w:p w14:paraId="5A5F3E7C" w14:textId="77777777" w:rsidR="00676F34" w:rsidRDefault="00676F34" w:rsidP="00676F34">
      <w:pPr>
        <w:pStyle w:val="CommentText"/>
      </w:pPr>
      <w:r>
        <w:rPr>
          <w:rStyle w:val="CommentReference"/>
        </w:rPr>
        <w:annotationRef/>
      </w:r>
      <w:r>
        <w:rPr>
          <w:color w:val="000000"/>
        </w:rPr>
        <w:t xml:space="preserve">Monthly and annual comparison of different water levels in the Okavango River which supplies the Okavango Delta, at Mohembo. </w:t>
      </w:r>
    </w:p>
  </w:comment>
  <w:comment w:id="217" w:author="Will Wright" w:date="2024-12-02T19:38:00Z" w:initials="WW">
    <w:p w14:paraId="009DFD55" w14:textId="77777777" w:rsidR="00C47F2C" w:rsidRDefault="00C47F2C" w:rsidP="00C47F2C">
      <w:pPr>
        <w:pStyle w:val="CommentText"/>
      </w:pPr>
      <w:r>
        <w:rPr>
          <w:rStyle w:val="CommentReference"/>
        </w:rPr>
        <w:annotationRef/>
      </w:r>
      <w:r>
        <w:rPr>
          <w:color w:val="000000"/>
        </w:rPr>
        <w:t xml:space="preserve">Flooded area (km2) over the Okavango Delta, 1988-2023, based on maximum median area flooded using Landsat imagery (Inman and Lyons 2020), showing the long average median (red dashed line). </w:t>
      </w:r>
    </w:p>
  </w:comment>
  <w:comment w:id="218" w:author="Will Wright" w:date="2024-12-02T19:39:00Z" w:initials="WW">
    <w:p w14:paraId="6A411C52" w14:textId="77777777" w:rsidR="00521F8F" w:rsidRDefault="00521F8F" w:rsidP="00521F8F">
      <w:pPr>
        <w:pStyle w:val="CommentText"/>
      </w:pPr>
      <w:r>
        <w:rPr>
          <w:rStyle w:val="CommentReference"/>
        </w:rPr>
        <w:annotationRef/>
      </w:r>
      <w:r>
        <w:rPr>
          <w:color w:val="000000"/>
        </w:rPr>
        <w:t xml:space="preserve">Flooding extent in 2024 (left) compared to maximum flooding extent in 2011 (right) of the Okavango Delta, relative to NG18 (black outline) based on methods developed by (Inman and Lyons 2020). </w:t>
      </w:r>
    </w:p>
  </w:comment>
  <w:comment w:id="219" w:author="Will Wright" w:date="2024-12-02T13:52:00Z" w:initials="WW">
    <w:p w14:paraId="77F02BFF" w14:textId="193E3455" w:rsidR="00F1505B" w:rsidRDefault="00F1505B" w:rsidP="00F1505B">
      <w:pPr>
        <w:pStyle w:val="CommentText"/>
      </w:pPr>
      <w:r>
        <w:rPr>
          <w:rStyle w:val="CommentReference"/>
        </w:rPr>
        <w:annotationRef/>
      </w:r>
      <w:r>
        <w:t>2024 on LHS and 2011 on RHS</w:t>
      </w:r>
    </w:p>
  </w:comment>
  <w:comment w:id="220" w:author="Will Wright" w:date="2024-12-02T19:40:00Z" w:initials="WW">
    <w:p w14:paraId="41A6FECA" w14:textId="77777777" w:rsidR="0014272A" w:rsidRDefault="0014272A" w:rsidP="0014272A">
      <w:pPr>
        <w:pStyle w:val="CommentText"/>
      </w:pPr>
      <w:r>
        <w:rPr>
          <w:rStyle w:val="CommentReference"/>
        </w:rPr>
        <w:annotationRef/>
      </w:r>
      <w:r>
        <w:rPr>
          <w:color w:val="000000"/>
        </w:rPr>
        <w:t xml:space="preserve">Flooding extent in 2024 (left) compared to maximum flooding extent in 2011 (right) in NG18 (black outline) based on methods developed by (Inman and Lyons 2020). </w:t>
      </w:r>
    </w:p>
  </w:comment>
  <w:comment w:id="222" w:author="Will Wright" w:date="2024-12-02T19:40:00Z" w:initials="WW">
    <w:p w14:paraId="2F0EF7F6" w14:textId="77777777" w:rsidR="00485E5F" w:rsidRDefault="00485E5F" w:rsidP="00485E5F">
      <w:pPr>
        <w:pStyle w:val="CommentText"/>
      </w:pPr>
      <w:r>
        <w:rPr>
          <w:rStyle w:val="CommentReference"/>
        </w:rPr>
        <w:annotationRef/>
      </w:r>
      <w:r>
        <w:t>Add these tables.</w:t>
      </w:r>
    </w:p>
  </w:comment>
  <w:comment w:id="224" w:author="Will Wright" w:date="2024-11-28T19:40:00Z" w:initials="WW">
    <w:p w14:paraId="0DE8720A" w14:textId="77777777" w:rsidR="00FD4CF6" w:rsidRDefault="00622154" w:rsidP="00FD4CF6">
      <w:pPr>
        <w:pStyle w:val="CommentText"/>
      </w:pPr>
      <w:r>
        <w:rPr>
          <w:rStyle w:val="CommentReference"/>
        </w:rPr>
        <w:annotationRef/>
      </w:r>
      <w:r w:rsidR="00FD4CF6">
        <w:t>Caption:</w:t>
      </w:r>
      <w:r w:rsidR="00FD4CF6">
        <w:br/>
      </w:r>
      <w:r w:rsidR="00FD4CF6">
        <w:rPr>
          <w:b/>
          <w:bCs/>
        </w:rPr>
        <w:t xml:space="preserve">Figure x. </w:t>
      </w:r>
      <w:r w:rsidR="00FD4CF6">
        <w:t>Waterbird survey results for 2023 (blue) and 2024 (orange) at each site and across all sites, including total species richness (a) and abundance (b), mean daily species richness (c) and abundance (d)</w:t>
      </w:r>
    </w:p>
  </w:comment>
  <w:comment w:id="225" w:author="Will Wright" w:date="2024-11-28T19:58:00Z" w:initials="WW">
    <w:p w14:paraId="4FDBA74E" w14:textId="2D28BC0E" w:rsidR="00FF4C53" w:rsidRDefault="00FF4C53" w:rsidP="00FF4C53">
      <w:pPr>
        <w:pStyle w:val="CommentText"/>
      </w:pPr>
      <w:r>
        <w:rPr>
          <w:rStyle w:val="CommentReference"/>
        </w:rPr>
        <w:annotationRef/>
      </w:r>
      <w:r>
        <w:t>Bigger font</w:t>
      </w:r>
    </w:p>
  </w:comment>
  <w:comment w:id="226" w:author="Will Wright" w:date="2024-11-28T19:57:00Z" w:initials="WW">
    <w:p w14:paraId="60B2A1D9" w14:textId="710B6841" w:rsidR="00684BA3" w:rsidRDefault="00684BA3" w:rsidP="00684BA3">
      <w:pPr>
        <w:pStyle w:val="CommentText"/>
      </w:pPr>
      <w:r>
        <w:rPr>
          <w:rStyle w:val="CommentReference"/>
        </w:rPr>
        <w:annotationRef/>
      </w:r>
      <w:r>
        <w:t>Better to facet these like below?</w:t>
      </w:r>
    </w:p>
  </w:comment>
  <w:comment w:id="227" w:author="Will Wright" w:date="2024-12-02T19:42:00Z" w:initials="WW">
    <w:p w14:paraId="5194746D" w14:textId="77777777" w:rsidR="005F2947" w:rsidRDefault="005F2947" w:rsidP="005F2947">
      <w:pPr>
        <w:pStyle w:val="CommentText"/>
      </w:pPr>
      <w:r>
        <w:rPr>
          <w:rStyle w:val="CommentReference"/>
        </w:rPr>
        <w:annotationRef/>
      </w:r>
      <w:r>
        <w:rPr>
          <w:color w:val="000000"/>
        </w:rPr>
        <w:t>Box plots of daily species richness and abundance (n = 4 days) of birds across all waterbird survey sites for each functional group, in 2023 (blue) and 2024 (orange)</w:t>
      </w:r>
    </w:p>
  </w:comment>
  <w:comment w:id="228" w:author="Will Wright" w:date="2024-12-02T19:45:00Z" w:initials="WW">
    <w:p w14:paraId="1AE93EE3" w14:textId="77777777" w:rsidR="006A2DA7" w:rsidRDefault="006A2DA7" w:rsidP="006A2DA7">
      <w:pPr>
        <w:pStyle w:val="CommentText"/>
      </w:pPr>
      <w:r>
        <w:rPr>
          <w:rStyle w:val="CommentReference"/>
        </w:rPr>
        <w:annotationRef/>
      </w:r>
      <w:r>
        <w:rPr>
          <w:color w:val="000000"/>
        </w:rPr>
        <w:t xml:space="preserve">Maximum daily species richness of birds in 2023 and 2024 at each site, across the four days, for each functional group during waterbird surveys, including across all sites. </w:t>
      </w:r>
    </w:p>
  </w:comment>
  <w:comment w:id="229" w:author="Will Wright" w:date="2024-12-02T19:46:00Z" w:initials="WW">
    <w:p w14:paraId="294C5361" w14:textId="77777777" w:rsidR="008B748E" w:rsidRDefault="00D30A88" w:rsidP="008B748E">
      <w:pPr>
        <w:pStyle w:val="CommentText"/>
      </w:pPr>
      <w:r>
        <w:rPr>
          <w:rStyle w:val="CommentReference"/>
        </w:rPr>
        <w:annotationRef/>
      </w:r>
      <w:r w:rsidR="008B748E">
        <w:rPr>
          <w:color w:val="000000"/>
        </w:rPr>
        <w:t xml:space="preserve">Maximum species richness of surveyed mammals and reptiles at each waterbird survey site in each functional group, including across all sites, for 2024 and 2024. </w:t>
      </w:r>
    </w:p>
  </w:comment>
  <w:comment w:id="230" w:author="Will Wright" w:date="2024-12-02T19:47:00Z" w:initials="WW">
    <w:p w14:paraId="411599C7" w14:textId="6FC2CD4D" w:rsidR="008B748E" w:rsidRDefault="008B748E" w:rsidP="008B748E">
      <w:pPr>
        <w:pStyle w:val="CommentText"/>
      </w:pPr>
      <w:r>
        <w:rPr>
          <w:rStyle w:val="CommentReference"/>
        </w:rPr>
        <w:annotationRef/>
      </w:r>
      <w:r>
        <w:rPr>
          <w:color w:val="000000"/>
        </w:rPr>
        <w:t xml:space="preserve">Maximum abundance of surveyed mammals and reptiles at each waterbird survey site in each functional group, including across all sites, for 2024 and 2024. </w:t>
      </w:r>
    </w:p>
  </w:comment>
  <w:comment w:id="231" w:author="Will Wright" w:date="2024-12-02T19:48:00Z" w:initials="WW">
    <w:p w14:paraId="5AA26595" w14:textId="77777777" w:rsidR="000F6513" w:rsidRDefault="000F6513" w:rsidP="000F6513">
      <w:pPr>
        <w:pStyle w:val="CommentText"/>
      </w:pPr>
      <w:r>
        <w:rPr>
          <w:rStyle w:val="CommentReference"/>
        </w:rPr>
        <w:annotationRef/>
      </w:r>
      <w:r>
        <w:rPr>
          <w:color w:val="000000"/>
        </w:rPr>
        <w:t xml:space="preserve">Box plots of daily cumulative species richness and abundance (n = 4) of incidentally observed mammal and reptiles across all waterbird survey sites for each functional group in 2023 (blue) and 2024 (orange). </w:t>
      </w:r>
    </w:p>
  </w:comment>
  <w:comment w:id="233" w:author="Will Wright" w:date="2024-12-02T19:54:00Z" w:initials="WW">
    <w:p w14:paraId="2A04541B" w14:textId="77777777" w:rsidR="002F4F4E" w:rsidRDefault="002F4F4E" w:rsidP="002F4F4E">
      <w:pPr>
        <w:pStyle w:val="CommentText"/>
      </w:pPr>
      <w:r>
        <w:rPr>
          <w:rStyle w:val="CommentReference"/>
        </w:rPr>
        <w:annotationRef/>
      </w:r>
      <w:r>
        <w:rPr>
          <w:color w:val="000000"/>
        </w:rPr>
        <w:t>Maximum daily species richness and abundance of herbivores for each survey, including maximum daily cumulative species richness and abundance across both transects for 2023 (blue) and 2024 (orange)</w:t>
      </w:r>
    </w:p>
  </w:comment>
  <w:comment w:id="234" w:author="Will Wright" w:date="2024-12-02T19:54:00Z" w:initials="WW">
    <w:p w14:paraId="077F2209" w14:textId="77777777" w:rsidR="002F4F4E" w:rsidRDefault="002F4F4E" w:rsidP="002F4F4E">
      <w:pPr>
        <w:pStyle w:val="CommentText"/>
      </w:pPr>
      <w:r>
        <w:rPr>
          <w:rStyle w:val="CommentReference"/>
        </w:rPr>
        <w:annotationRef/>
      </w:r>
      <w:r>
        <w:rPr>
          <w:color w:val="000000"/>
        </w:rPr>
        <w:t xml:space="preserve">Box plots of daily species richness and abundance for each transect, including daily cumulative species richness and abundance across both surveys in 2023 (blue) and 2024 (orange). </w:t>
      </w:r>
    </w:p>
  </w:comment>
  <w:comment w:id="235" w:author="Will Wright" w:date="2024-12-02T19:55:00Z" w:initials="WW">
    <w:p w14:paraId="54CD8E96" w14:textId="77777777" w:rsidR="005C0BDD" w:rsidRDefault="005C0BDD" w:rsidP="005C0BDD">
      <w:pPr>
        <w:pStyle w:val="CommentText"/>
      </w:pPr>
      <w:r>
        <w:rPr>
          <w:rStyle w:val="CommentReference"/>
        </w:rPr>
        <w:annotationRef/>
      </w:r>
      <w:r>
        <w:rPr>
          <w:color w:val="000000"/>
        </w:rPr>
        <w:t>Maximum daily species richness and abundance of vertebrates at each herbivore survey, divided into taxonomic orders, including maximum daily cumulative species richness and abundance across both transects. Floodplain and mopane transects were surveyed three times</w:t>
      </w:r>
    </w:p>
  </w:comment>
  <w:comment w:id="236" w:author="Will Wright" w:date="2024-12-02T19:56:00Z" w:initials="WW">
    <w:p w14:paraId="534E3A8D" w14:textId="77777777" w:rsidR="00F64CFD" w:rsidRDefault="00F64CFD" w:rsidP="00F64CFD">
      <w:pPr>
        <w:pStyle w:val="CommentText"/>
      </w:pPr>
      <w:r>
        <w:rPr>
          <w:rStyle w:val="CommentReference"/>
        </w:rPr>
        <w:annotationRef/>
      </w:r>
      <w:r>
        <w:rPr>
          <w:color w:val="000000"/>
        </w:rPr>
        <w:t xml:space="preserve">Total species abundances of mammals from herbivore surveys, divided into floodplain and mopane transects. </w:t>
      </w:r>
    </w:p>
  </w:comment>
  <w:comment w:id="237" w:author="Will Wright" w:date="2024-12-02T19:57:00Z" w:initials="WW">
    <w:p w14:paraId="2D1A6EF6" w14:textId="77777777" w:rsidR="00A22535" w:rsidRDefault="00A22535" w:rsidP="00A22535">
      <w:pPr>
        <w:pStyle w:val="CommentText"/>
      </w:pPr>
      <w:r>
        <w:rPr>
          <w:rStyle w:val="CommentReference"/>
        </w:rPr>
        <w:annotationRef/>
      </w:r>
      <w:r>
        <w:rPr>
          <w:color w:val="000000"/>
        </w:rPr>
        <w:t>Predicted mammal densities, with SE, and predicted abundance within the Khwai Private Reserve (2000 km2), using distance sampling. Sporadically detected species (e.g. those that are rare or wide-ranging) that are likely to give vastly inaccurate es</w:t>
      </w:r>
      <w:r>
        <w:rPr>
          <w:rFonts w:hint="eastAsia"/>
          <w:color w:val="000000"/>
        </w:rPr>
        <w:t>􀆟</w:t>
      </w:r>
      <w:r>
        <w:rPr>
          <w:color w:val="000000"/>
        </w:rPr>
        <w:t xml:space="preserve">mates using this method are identified with an “*” </w:t>
      </w:r>
    </w:p>
  </w:comment>
  <w:comment w:id="238" w:author="Will Wright" w:date="2024-12-02T20:00:00Z" w:initials="WW">
    <w:p w14:paraId="2E2D3A56" w14:textId="77777777" w:rsidR="00227FE4" w:rsidRDefault="00227FE4" w:rsidP="00227FE4">
      <w:pPr>
        <w:pStyle w:val="CommentText"/>
      </w:pPr>
      <w:r>
        <w:rPr>
          <w:rStyle w:val="CommentReference"/>
        </w:rPr>
        <w:annotationRef/>
      </w:r>
      <w:r>
        <w:rPr>
          <w:color w:val="000000"/>
        </w:rPr>
        <w:t xml:space="preserve">Predicted densities of five species reported in most recent dry season survey of NG18 (RR (2019); Orrick et al. 2021), the PLuS Alliance survey of July 2023 (PLuS All. 2023), and the PLuS Alliance survey of July 2024 (PluS All., 2024). Estimated density and SE are reported. Distance sampling was used to generate density estimates. </w:t>
      </w:r>
    </w:p>
  </w:comment>
  <w:comment w:id="240" w:author="Will Wright" w:date="2024-12-03T21:34:00Z" w:initials="WW">
    <w:p w14:paraId="2BDDD08B" w14:textId="77777777" w:rsidR="00624C7D" w:rsidRDefault="00624C7D" w:rsidP="00624C7D">
      <w:pPr>
        <w:pStyle w:val="CommentText"/>
      </w:pPr>
      <w:r>
        <w:rPr>
          <w:rStyle w:val="CommentReference"/>
        </w:rPr>
        <w:annotationRef/>
      </w:r>
      <w:r>
        <w:t>Whoops just realised there is a camera trap folder. I will finish this section.</w:t>
      </w:r>
    </w:p>
  </w:comment>
  <w:comment w:id="242" w:author="Will Wright" w:date="2024-12-02T20:02:00Z" w:initials="WW">
    <w:p w14:paraId="6C8C5295" w14:textId="05C49671" w:rsidR="00864EF9" w:rsidRDefault="00864EF9" w:rsidP="00864EF9">
      <w:pPr>
        <w:pStyle w:val="CommentText"/>
      </w:pPr>
      <w:r>
        <w:rPr>
          <w:rStyle w:val="CommentReference"/>
        </w:rPr>
        <w:annotationRef/>
      </w:r>
      <w:r>
        <w:rPr>
          <w:color w:val="000000"/>
        </w:rPr>
        <w:t>Invertebrate species richness and abundance from pitfall traps, across burned and unburned treatments.</w:t>
      </w:r>
    </w:p>
  </w:comment>
  <w:comment w:id="243" w:author="Will Wright" w:date="2024-12-02T17:52:00Z" w:initials="WW">
    <w:p w14:paraId="36BCBE26" w14:textId="34132214" w:rsidR="005013E6" w:rsidRDefault="005013E6" w:rsidP="005013E6">
      <w:pPr>
        <w:pStyle w:val="CommentText"/>
      </w:pPr>
      <w:r>
        <w:rPr>
          <w:rStyle w:val="CommentReference"/>
        </w:rPr>
        <w:annotationRef/>
      </w:r>
      <w:r>
        <w:t xml:space="preserve">More citations needed here. </w:t>
      </w:r>
    </w:p>
  </w:comment>
  <w:comment w:id="244" w:author="Will Wright" w:date="2024-12-02T17:55:00Z" w:initials="WW">
    <w:p w14:paraId="21488682" w14:textId="77777777" w:rsidR="00596DE5" w:rsidRDefault="00596DE5" w:rsidP="00596DE5">
      <w:pPr>
        <w:pStyle w:val="CommentText"/>
      </w:pPr>
      <w:r>
        <w:rPr>
          <w:rStyle w:val="CommentReference"/>
        </w:rPr>
        <w:annotationRef/>
      </w:r>
      <w:r>
        <w:t>Probably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798BF0B" w15:done="0"/>
  <w15:commentEx w15:paraId="4E2C9AB7" w15:done="0"/>
  <w15:commentEx w15:paraId="28821CD6" w15:done="0"/>
  <w15:commentEx w15:paraId="2413B30B" w15:done="0"/>
  <w15:commentEx w15:paraId="1D70D070" w15:paraIdParent="2413B30B" w15:done="0"/>
  <w15:commentEx w15:paraId="77AC602B" w15:done="0"/>
  <w15:commentEx w15:paraId="10B7ACC7" w15:done="0"/>
  <w15:commentEx w15:paraId="59E5608B" w15:done="0"/>
  <w15:commentEx w15:paraId="736A6564" w15:paraIdParent="59E5608B" w15:done="0"/>
  <w15:commentEx w15:paraId="537A4183" w15:done="0"/>
  <w15:commentEx w15:paraId="10A7D8FE" w15:paraIdParent="537A4183" w15:done="0"/>
  <w15:commentEx w15:paraId="77989842" w15:done="0"/>
  <w15:commentEx w15:paraId="1520CED2" w15:done="0"/>
  <w15:commentEx w15:paraId="078F5B91" w15:paraIdParent="1520CED2" w15:done="0"/>
  <w15:commentEx w15:paraId="7E6253B3" w15:done="0"/>
  <w15:commentEx w15:paraId="26AC7527" w15:done="0"/>
  <w15:commentEx w15:paraId="11465AE8" w15:done="0"/>
  <w15:commentEx w15:paraId="6FE66305" w15:done="0"/>
  <w15:commentEx w15:paraId="1F6DCFB1" w15:paraIdParent="6FE66305" w15:done="0"/>
  <w15:commentEx w15:paraId="4C8AA782" w15:done="0"/>
  <w15:commentEx w15:paraId="438D9592" w15:done="0"/>
  <w15:commentEx w15:paraId="5A5F3E7C" w15:done="0"/>
  <w15:commentEx w15:paraId="009DFD55" w15:done="0"/>
  <w15:commentEx w15:paraId="6A411C52" w15:done="0"/>
  <w15:commentEx w15:paraId="77F02BFF" w15:done="0"/>
  <w15:commentEx w15:paraId="41A6FECA" w15:paraIdParent="77F02BFF" w15:done="0"/>
  <w15:commentEx w15:paraId="2F0EF7F6" w15:done="0"/>
  <w15:commentEx w15:paraId="0DE8720A" w15:done="0"/>
  <w15:commentEx w15:paraId="4FDBA74E" w15:paraIdParent="0DE8720A" w15:done="0"/>
  <w15:commentEx w15:paraId="60B2A1D9" w15:done="0"/>
  <w15:commentEx w15:paraId="5194746D" w15:paraIdParent="60B2A1D9" w15:done="0"/>
  <w15:commentEx w15:paraId="1AE93EE3" w15:done="0"/>
  <w15:commentEx w15:paraId="294C5361" w15:done="0"/>
  <w15:commentEx w15:paraId="411599C7" w15:done="0"/>
  <w15:commentEx w15:paraId="5AA26595" w15:done="0"/>
  <w15:commentEx w15:paraId="2A04541B" w15:done="0"/>
  <w15:commentEx w15:paraId="077F2209" w15:done="0"/>
  <w15:commentEx w15:paraId="54CD8E96" w15:done="0"/>
  <w15:commentEx w15:paraId="534E3A8D" w15:done="0"/>
  <w15:commentEx w15:paraId="2D1A6EF6" w15:done="0"/>
  <w15:commentEx w15:paraId="2E2D3A56" w15:done="0"/>
  <w15:commentEx w15:paraId="2BDDD08B" w15:done="0"/>
  <w15:commentEx w15:paraId="6C8C5295" w15:done="0"/>
  <w15:commentEx w15:paraId="36BCBE26" w15:done="0"/>
  <w15:commentEx w15:paraId="214886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BD66FE" w16cex:dateUtc="2024-11-26T03:04:00Z"/>
  <w16cex:commentExtensible w16cex:durableId="6EC7E68A" w16cex:dateUtc="2024-12-02T08:17:00Z"/>
  <w16cex:commentExtensible w16cex:durableId="7071070F" w16cex:dateUtc="2024-12-02T02:46:00Z"/>
  <w16cex:commentExtensible w16cex:durableId="5C699737" w16cex:dateUtc="2024-12-15T23:19:00Z"/>
  <w16cex:commentExtensible w16cex:durableId="3C5FDBA3" w16cex:dateUtc="2024-12-15T23:43:00Z"/>
  <w16cex:commentExtensible w16cex:durableId="6FD80E60" w16cex:dateUtc="2024-12-15T23:23:00Z"/>
  <w16cex:commentExtensible w16cex:durableId="71C821C8" w16cex:dateUtc="2024-12-02T08:27:00Z"/>
  <w16cex:commentExtensible w16cex:durableId="380E72C1" w16cex:dateUtc="2024-11-28T02:29:00Z"/>
  <w16cex:commentExtensible w16cex:durableId="36712C56" w16cex:dateUtc="2024-12-02T03:53:00Z"/>
  <w16cex:commentExtensible w16cex:durableId="5CE6AA44" w16cex:dateUtc="2024-12-02T08:28:00Z"/>
  <w16cex:commentExtensible w16cex:durableId="2FC754BD" w16cex:dateUtc="2024-12-02T08:29:00Z"/>
  <w16cex:commentExtensible w16cex:durableId="27D2C01E" w16cex:dateUtc="2024-12-02T04:05:00Z"/>
  <w16cex:commentExtensible w16cex:durableId="5ECD6689" w16cex:dateUtc="2024-12-02T04:05:00Z"/>
  <w16cex:commentExtensible w16cex:durableId="1FE8FF17" w16cex:dateUtc="2024-12-15T23:33:00Z"/>
  <w16cex:commentExtensible w16cex:durableId="286BE2E1" w16cex:dateUtc="2024-12-02T08:28:00Z"/>
  <w16cex:commentExtensible w16cex:durableId="5FDFBA15" w16cex:dateUtc="2024-12-15T23:39:00Z"/>
  <w16cex:commentExtensible w16cex:durableId="6FEA7B90" w16cex:dateUtc="2024-12-02T08:35:00Z"/>
  <w16cex:commentExtensible w16cex:durableId="1694835C" w16cex:dateUtc="2024-12-15T23:43:00Z"/>
  <w16cex:commentExtensible w16cex:durableId="55C2EAEC" w16cex:dateUtc="2024-12-15T23:44:00Z"/>
  <w16cex:commentExtensible w16cex:durableId="778556F4" w16cex:dateUtc="2024-12-02T08:32:00Z"/>
  <w16cex:commentExtensible w16cex:durableId="65B05BED" w16cex:dateUtc="2024-12-02T02:58:00Z"/>
  <w16cex:commentExtensible w16cex:durableId="27DFC999" w16cex:dateUtc="2024-12-02T03:03:00Z"/>
  <w16cex:commentExtensible w16cex:durableId="434F5785" w16cex:dateUtc="2024-12-02T08:38:00Z"/>
  <w16cex:commentExtensible w16cex:durableId="5DBB9348" w16cex:dateUtc="2024-12-02T08:39:00Z"/>
  <w16cex:commentExtensible w16cex:durableId="0B97A05D" w16cex:dateUtc="2024-12-02T02:52:00Z"/>
  <w16cex:commentExtensible w16cex:durableId="6F7F47CB" w16cex:dateUtc="2024-12-02T08:40:00Z"/>
  <w16cex:commentExtensible w16cex:durableId="1094EA3B" w16cex:dateUtc="2024-12-02T08:40:00Z"/>
  <w16cex:commentExtensible w16cex:durableId="5217E880" w16cex:dateUtc="2024-11-28T08:40:00Z"/>
  <w16cex:commentExtensible w16cex:durableId="1FDDF87A" w16cex:dateUtc="2024-11-28T08:58:00Z"/>
  <w16cex:commentExtensible w16cex:durableId="657D148E" w16cex:dateUtc="2024-11-28T08:57:00Z"/>
  <w16cex:commentExtensible w16cex:durableId="6BE29756" w16cex:dateUtc="2024-12-02T08:42:00Z"/>
  <w16cex:commentExtensible w16cex:durableId="0D878596" w16cex:dateUtc="2024-12-02T08:45:00Z"/>
  <w16cex:commentExtensible w16cex:durableId="3DB10731" w16cex:dateUtc="2024-12-02T08:46:00Z"/>
  <w16cex:commentExtensible w16cex:durableId="17612E6E" w16cex:dateUtc="2024-12-02T08:47:00Z"/>
  <w16cex:commentExtensible w16cex:durableId="5728B781" w16cex:dateUtc="2024-12-02T08:48:00Z"/>
  <w16cex:commentExtensible w16cex:durableId="2F4E2F4E" w16cex:dateUtc="2024-12-02T08:54:00Z"/>
  <w16cex:commentExtensible w16cex:durableId="4641AED6" w16cex:dateUtc="2024-12-02T08:54:00Z"/>
  <w16cex:commentExtensible w16cex:durableId="7F2C60B5" w16cex:dateUtc="2024-12-02T08:55:00Z"/>
  <w16cex:commentExtensible w16cex:durableId="708340FB" w16cex:dateUtc="2024-12-02T08:56:00Z"/>
  <w16cex:commentExtensible w16cex:durableId="008C8511" w16cex:dateUtc="2024-12-02T08:57:00Z"/>
  <w16cex:commentExtensible w16cex:durableId="069CF6B1" w16cex:dateUtc="2024-12-02T09:00:00Z"/>
  <w16cex:commentExtensible w16cex:durableId="0CC1CEB4" w16cex:dateUtc="2024-12-03T10:34:00Z"/>
  <w16cex:commentExtensible w16cex:durableId="62505CE9" w16cex:dateUtc="2024-12-02T09:02:00Z"/>
  <w16cex:commentExtensible w16cex:durableId="5469877D" w16cex:dateUtc="2024-12-02T06:52:00Z"/>
  <w16cex:commentExtensible w16cex:durableId="63DE9885" w16cex:dateUtc="2024-12-02T0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798BF0B" w16cid:durableId="61BD66FE"/>
  <w16cid:commentId w16cid:paraId="4E2C9AB7" w16cid:durableId="6EC7E68A"/>
  <w16cid:commentId w16cid:paraId="28821CD6" w16cid:durableId="7071070F"/>
  <w16cid:commentId w16cid:paraId="2413B30B" w16cid:durableId="5C699737"/>
  <w16cid:commentId w16cid:paraId="1D70D070" w16cid:durableId="3C5FDBA3"/>
  <w16cid:commentId w16cid:paraId="77AC602B" w16cid:durableId="6FD80E60"/>
  <w16cid:commentId w16cid:paraId="10B7ACC7" w16cid:durableId="71C821C8"/>
  <w16cid:commentId w16cid:paraId="59E5608B" w16cid:durableId="380E72C1"/>
  <w16cid:commentId w16cid:paraId="736A6564" w16cid:durableId="36712C56"/>
  <w16cid:commentId w16cid:paraId="537A4183" w16cid:durableId="5CE6AA44"/>
  <w16cid:commentId w16cid:paraId="10A7D8FE" w16cid:durableId="2FC754BD"/>
  <w16cid:commentId w16cid:paraId="77989842" w16cid:durableId="27D2C01E"/>
  <w16cid:commentId w16cid:paraId="1520CED2" w16cid:durableId="5ECD6689"/>
  <w16cid:commentId w16cid:paraId="078F5B91" w16cid:durableId="1FE8FF17"/>
  <w16cid:commentId w16cid:paraId="7E6253B3" w16cid:durableId="286BE2E1"/>
  <w16cid:commentId w16cid:paraId="26AC7527" w16cid:durableId="5FDFBA15"/>
  <w16cid:commentId w16cid:paraId="11465AE8" w16cid:durableId="6FEA7B90"/>
  <w16cid:commentId w16cid:paraId="6FE66305" w16cid:durableId="1694835C"/>
  <w16cid:commentId w16cid:paraId="1F6DCFB1" w16cid:durableId="55C2EAEC"/>
  <w16cid:commentId w16cid:paraId="4C8AA782" w16cid:durableId="778556F4"/>
  <w16cid:commentId w16cid:paraId="438D9592" w16cid:durableId="65B05BED"/>
  <w16cid:commentId w16cid:paraId="5A5F3E7C" w16cid:durableId="27DFC999"/>
  <w16cid:commentId w16cid:paraId="009DFD55" w16cid:durableId="434F5785"/>
  <w16cid:commentId w16cid:paraId="6A411C52" w16cid:durableId="5DBB9348"/>
  <w16cid:commentId w16cid:paraId="77F02BFF" w16cid:durableId="0B97A05D"/>
  <w16cid:commentId w16cid:paraId="41A6FECA" w16cid:durableId="6F7F47CB"/>
  <w16cid:commentId w16cid:paraId="2F0EF7F6" w16cid:durableId="1094EA3B"/>
  <w16cid:commentId w16cid:paraId="0DE8720A" w16cid:durableId="5217E880"/>
  <w16cid:commentId w16cid:paraId="4FDBA74E" w16cid:durableId="1FDDF87A"/>
  <w16cid:commentId w16cid:paraId="60B2A1D9" w16cid:durableId="657D148E"/>
  <w16cid:commentId w16cid:paraId="5194746D" w16cid:durableId="6BE29756"/>
  <w16cid:commentId w16cid:paraId="1AE93EE3" w16cid:durableId="0D878596"/>
  <w16cid:commentId w16cid:paraId="294C5361" w16cid:durableId="3DB10731"/>
  <w16cid:commentId w16cid:paraId="411599C7" w16cid:durableId="17612E6E"/>
  <w16cid:commentId w16cid:paraId="5AA26595" w16cid:durableId="5728B781"/>
  <w16cid:commentId w16cid:paraId="2A04541B" w16cid:durableId="2F4E2F4E"/>
  <w16cid:commentId w16cid:paraId="077F2209" w16cid:durableId="4641AED6"/>
  <w16cid:commentId w16cid:paraId="54CD8E96" w16cid:durableId="7F2C60B5"/>
  <w16cid:commentId w16cid:paraId="534E3A8D" w16cid:durableId="708340FB"/>
  <w16cid:commentId w16cid:paraId="2D1A6EF6" w16cid:durableId="008C8511"/>
  <w16cid:commentId w16cid:paraId="2E2D3A56" w16cid:durableId="069CF6B1"/>
  <w16cid:commentId w16cid:paraId="2BDDD08B" w16cid:durableId="0CC1CEB4"/>
  <w16cid:commentId w16cid:paraId="6C8C5295" w16cid:durableId="62505CE9"/>
  <w16cid:commentId w16cid:paraId="36BCBE26" w16cid:durableId="5469877D"/>
  <w16cid:commentId w16cid:paraId="21488682" w16cid:durableId="63DE98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65693" w14:textId="77777777" w:rsidR="00CB178C" w:rsidRDefault="00CB178C" w:rsidP="00BD3FF4">
      <w:pPr>
        <w:spacing w:after="0" w:line="240" w:lineRule="auto"/>
      </w:pPr>
      <w:r>
        <w:separator/>
      </w:r>
    </w:p>
  </w:endnote>
  <w:endnote w:type="continuationSeparator" w:id="0">
    <w:p w14:paraId="63631277" w14:textId="77777777" w:rsidR="00CB178C" w:rsidRDefault="00CB178C" w:rsidP="00BD3FF4">
      <w:pPr>
        <w:spacing w:after="0" w:line="240" w:lineRule="auto"/>
      </w:pPr>
      <w:r>
        <w:continuationSeparator/>
      </w:r>
    </w:p>
  </w:endnote>
  <w:endnote w:type="continuationNotice" w:id="1">
    <w:p w14:paraId="1E39999A" w14:textId="77777777" w:rsidR="00CB178C" w:rsidRDefault="00CB17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3423869"/>
      <w:docPartObj>
        <w:docPartGallery w:val="Page Numbers (Bottom of Page)"/>
        <w:docPartUnique/>
      </w:docPartObj>
    </w:sdtPr>
    <w:sdtEndPr>
      <w:rPr>
        <w:noProof/>
      </w:rPr>
    </w:sdtEndPr>
    <w:sdtContent>
      <w:p w14:paraId="631795F1" w14:textId="23C3B29A" w:rsidR="00BD3FF4" w:rsidRDefault="00BD3F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C042C9" w14:textId="77777777" w:rsidR="00BD3FF4" w:rsidRDefault="00BD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549355" w14:textId="77777777" w:rsidR="00CB178C" w:rsidRDefault="00CB178C" w:rsidP="00BD3FF4">
      <w:pPr>
        <w:spacing w:after="0" w:line="240" w:lineRule="auto"/>
      </w:pPr>
      <w:r>
        <w:separator/>
      </w:r>
    </w:p>
  </w:footnote>
  <w:footnote w:type="continuationSeparator" w:id="0">
    <w:p w14:paraId="730379F2" w14:textId="77777777" w:rsidR="00CB178C" w:rsidRDefault="00CB178C" w:rsidP="00BD3FF4">
      <w:pPr>
        <w:spacing w:after="0" w:line="240" w:lineRule="auto"/>
      </w:pPr>
      <w:r>
        <w:continuationSeparator/>
      </w:r>
    </w:p>
  </w:footnote>
  <w:footnote w:type="continuationNotice" w:id="1">
    <w:p w14:paraId="6E18C882" w14:textId="77777777" w:rsidR="00CB178C" w:rsidRDefault="00CB178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ill Wright">
    <w15:presenceInfo w15:providerId="AD" w15:userId="S::z5303476@ad.unsw.edu.au::9d14fa5f-9ee3-4df3-914b-4c7d685426f5"/>
  </w15:person>
  <w15:person w15:author="Neil Jordan">
    <w15:presenceInfo w15:providerId="AD" w15:userId="S::z3498021@ad.unsw.edu.au::8831a3b0-c92d-4ea9-90b4-15b93a0c0f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B0"/>
    <w:rsid w:val="0001184C"/>
    <w:rsid w:val="0001357B"/>
    <w:rsid w:val="00015648"/>
    <w:rsid w:val="00017676"/>
    <w:rsid w:val="00020705"/>
    <w:rsid w:val="0003224C"/>
    <w:rsid w:val="000342C6"/>
    <w:rsid w:val="00037803"/>
    <w:rsid w:val="0004163D"/>
    <w:rsid w:val="00045242"/>
    <w:rsid w:val="00050CDD"/>
    <w:rsid w:val="00051718"/>
    <w:rsid w:val="00052578"/>
    <w:rsid w:val="00057EA4"/>
    <w:rsid w:val="00060448"/>
    <w:rsid w:val="00061AB2"/>
    <w:rsid w:val="00093BDE"/>
    <w:rsid w:val="00095149"/>
    <w:rsid w:val="000B5539"/>
    <w:rsid w:val="000B605F"/>
    <w:rsid w:val="000B776C"/>
    <w:rsid w:val="000C1576"/>
    <w:rsid w:val="000C2C05"/>
    <w:rsid w:val="000D569A"/>
    <w:rsid w:val="000E2B27"/>
    <w:rsid w:val="000F1C13"/>
    <w:rsid w:val="000F5108"/>
    <w:rsid w:val="000F58D8"/>
    <w:rsid w:val="000F6513"/>
    <w:rsid w:val="00100C03"/>
    <w:rsid w:val="00101321"/>
    <w:rsid w:val="00104FD2"/>
    <w:rsid w:val="00105049"/>
    <w:rsid w:val="00120547"/>
    <w:rsid w:val="001244AC"/>
    <w:rsid w:val="0012481A"/>
    <w:rsid w:val="00125E6C"/>
    <w:rsid w:val="0012743C"/>
    <w:rsid w:val="0013381F"/>
    <w:rsid w:val="001414CE"/>
    <w:rsid w:val="0014157D"/>
    <w:rsid w:val="0014272A"/>
    <w:rsid w:val="00142CB1"/>
    <w:rsid w:val="00146C0C"/>
    <w:rsid w:val="00147849"/>
    <w:rsid w:val="001517D9"/>
    <w:rsid w:val="001528E8"/>
    <w:rsid w:val="00155D60"/>
    <w:rsid w:val="00163FC1"/>
    <w:rsid w:val="00165C8A"/>
    <w:rsid w:val="001666B0"/>
    <w:rsid w:val="001723F3"/>
    <w:rsid w:val="0017438E"/>
    <w:rsid w:val="00180830"/>
    <w:rsid w:val="00182EFB"/>
    <w:rsid w:val="0018663F"/>
    <w:rsid w:val="0019103A"/>
    <w:rsid w:val="00192B7D"/>
    <w:rsid w:val="00194CAF"/>
    <w:rsid w:val="001975A9"/>
    <w:rsid w:val="001A33EC"/>
    <w:rsid w:val="001B36E3"/>
    <w:rsid w:val="001C12D2"/>
    <w:rsid w:val="001C4205"/>
    <w:rsid w:val="001C5413"/>
    <w:rsid w:val="001C62A5"/>
    <w:rsid w:val="001D2BDF"/>
    <w:rsid w:val="001D5B62"/>
    <w:rsid w:val="001E2461"/>
    <w:rsid w:val="001E2826"/>
    <w:rsid w:val="001E39D1"/>
    <w:rsid w:val="001F0968"/>
    <w:rsid w:val="001F114D"/>
    <w:rsid w:val="001F39D3"/>
    <w:rsid w:val="001F70DF"/>
    <w:rsid w:val="00202313"/>
    <w:rsid w:val="002024EA"/>
    <w:rsid w:val="00202944"/>
    <w:rsid w:val="00203EE4"/>
    <w:rsid w:val="00205A7D"/>
    <w:rsid w:val="00227FE4"/>
    <w:rsid w:val="00234AE8"/>
    <w:rsid w:val="00236FE1"/>
    <w:rsid w:val="0023704C"/>
    <w:rsid w:val="002526F3"/>
    <w:rsid w:val="002545EC"/>
    <w:rsid w:val="002614C3"/>
    <w:rsid w:val="00264CC2"/>
    <w:rsid w:val="002654E8"/>
    <w:rsid w:val="002658DD"/>
    <w:rsid w:val="0027022E"/>
    <w:rsid w:val="00275414"/>
    <w:rsid w:val="00276815"/>
    <w:rsid w:val="00281AAC"/>
    <w:rsid w:val="00281AF8"/>
    <w:rsid w:val="0028346A"/>
    <w:rsid w:val="002876F1"/>
    <w:rsid w:val="00290F57"/>
    <w:rsid w:val="00297FEF"/>
    <w:rsid w:val="002A2832"/>
    <w:rsid w:val="002A6077"/>
    <w:rsid w:val="002A60E1"/>
    <w:rsid w:val="002B46B7"/>
    <w:rsid w:val="002B46D5"/>
    <w:rsid w:val="002D3ED0"/>
    <w:rsid w:val="002D663F"/>
    <w:rsid w:val="002E0922"/>
    <w:rsid w:val="002E6914"/>
    <w:rsid w:val="002F0490"/>
    <w:rsid w:val="002F1135"/>
    <w:rsid w:val="002F41DC"/>
    <w:rsid w:val="002F4F4E"/>
    <w:rsid w:val="002F70C6"/>
    <w:rsid w:val="00304119"/>
    <w:rsid w:val="00324449"/>
    <w:rsid w:val="003266B0"/>
    <w:rsid w:val="00332086"/>
    <w:rsid w:val="00343FEB"/>
    <w:rsid w:val="0034701B"/>
    <w:rsid w:val="00351341"/>
    <w:rsid w:val="003520C7"/>
    <w:rsid w:val="00354928"/>
    <w:rsid w:val="003563AC"/>
    <w:rsid w:val="00357127"/>
    <w:rsid w:val="00360145"/>
    <w:rsid w:val="003635DB"/>
    <w:rsid w:val="00371AD3"/>
    <w:rsid w:val="00372B5A"/>
    <w:rsid w:val="00372E32"/>
    <w:rsid w:val="00374D36"/>
    <w:rsid w:val="00380BFE"/>
    <w:rsid w:val="003836A7"/>
    <w:rsid w:val="00387D04"/>
    <w:rsid w:val="003A1951"/>
    <w:rsid w:val="003B0165"/>
    <w:rsid w:val="003B2771"/>
    <w:rsid w:val="003B57C0"/>
    <w:rsid w:val="003C7877"/>
    <w:rsid w:val="003D49AA"/>
    <w:rsid w:val="003F0F7C"/>
    <w:rsid w:val="003F1BCB"/>
    <w:rsid w:val="003F66F1"/>
    <w:rsid w:val="00404D65"/>
    <w:rsid w:val="0041191F"/>
    <w:rsid w:val="004126CC"/>
    <w:rsid w:val="00412F1E"/>
    <w:rsid w:val="00415FBE"/>
    <w:rsid w:val="00421600"/>
    <w:rsid w:val="004222FA"/>
    <w:rsid w:val="00423CDB"/>
    <w:rsid w:val="00432033"/>
    <w:rsid w:val="0043337A"/>
    <w:rsid w:val="004357E7"/>
    <w:rsid w:val="00447EC0"/>
    <w:rsid w:val="004502BC"/>
    <w:rsid w:val="00452115"/>
    <w:rsid w:val="00457B63"/>
    <w:rsid w:val="004634A7"/>
    <w:rsid w:val="00466A57"/>
    <w:rsid w:val="0047727D"/>
    <w:rsid w:val="00482B65"/>
    <w:rsid w:val="00484BA5"/>
    <w:rsid w:val="00485E5F"/>
    <w:rsid w:val="00487327"/>
    <w:rsid w:val="00490CAC"/>
    <w:rsid w:val="00492111"/>
    <w:rsid w:val="004979BD"/>
    <w:rsid w:val="00497B72"/>
    <w:rsid w:val="004A1AFF"/>
    <w:rsid w:val="004A4648"/>
    <w:rsid w:val="004B2F28"/>
    <w:rsid w:val="004D509A"/>
    <w:rsid w:val="004E06C3"/>
    <w:rsid w:val="004E7C3A"/>
    <w:rsid w:val="004F6FAB"/>
    <w:rsid w:val="005013E6"/>
    <w:rsid w:val="00503432"/>
    <w:rsid w:val="0050755B"/>
    <w:rsid w:val="00507DB2"/>
    <w:rsid w:val="00511191"/>
    <w:rsid w:val="005145BB"/>
    <w:rsid w:val="00521F8F"/>
    <w:rsid w:val="0052632B"/>
    <w:rsid w:val="0053003C"/>
    <w:rsid w:val="00532431"/>
    <w:rsid w:val="00534A58"/>
    <w:rsid w:val="005550D8"/>
    <w:rsid w:val="005564B2"/>
    <w:rsid w:val="005571DC"/>
    <w:rsid w:val="005576EC"/>
    <w:rsid w:val="0055787E"/>
    <w:rsid w:val="005636E5"/>
    <w:rsid w:val="00565BE4"/>
    <w:rsid w:val="00566358"/>
    <w:rsid w:val="00570DD6"/>
    <w:rsid w:val="00580B4C"/>
    <w:rsid w:val="0058310D"/>
    <w:rsid w:val="00586B7C"/>
    <w:rsid w:val="00587D82"/>
    <w:rsid w:val="00590BEE"/>
    <w:rsid w:val="00596DE5"/>
    <w:rsid w:val="005A0852"/>
    <w:rsid w:val="005A22D5"/>
    <w:rsid w:val="005B2E9D"/>
    <w:rsid w:val="005B5103"/>
    <w:rsid w:val="005C0BDD"/>
    <w:rsid w:val="005C171E"/>
    <w:rsid w:val="005C6EA7"/>
    <w:rsid w:val="005E66FB"/>
    <w:rsid w:val="005F2947"/>
    <w:rsid w:val="005F4F56"/>
    <w:rsid w:val="005F53A6"/>
    <w:rsid w:val="006006A9"/>
    <w:rsid w:val="00602938"/>
    <w:rsid w:val="00602F8F"/>
    <w:rsid w:val="0060638E"/>
    <w:rsid w:val="00606E4C"/>
    <w:rsid w:val="006074EE"/>
    <w:rsid w:val="00622154"/>
    <w:rsid w:val="00624C7D"/>
    <w:rsid w:val="0063796E"/>
    <w:rsid w:val="00642E8A"/>
    <w:rsid w:val="00645B49"/>
    <w:rsid w:val="00651554"/>
    <w:rsid w:val="00653A61"/>
    <w:rsid w:val="00676F34"/>
    <w:rsid w:val="00681AB2"/>
    <w:rsid w:val="00684BA3"/>
    <w:rsid w:val="006850AD"/>
    <w:rsid w:val="00692346"/>
    <w:rsid w:val="0069616F"/>
    <w:rsid w:val="006A0694"/>
    <w:rsid w:val="006A1B6F"/>
    <w:rsid w:val="006A2DA7"/>
    <w:rsid w:val="006A5D0F"/>
    <w:rsid w:val="006A792A"/>
    <w:rsid w:val="006B16B6"/>
    <w:rsid w:val="006B2DE9"/>
    <w:rsid w:val="006B37D8"/>
    <w:rsid w:val="006C0705"/>
    <w:rsid w:val="006C1AA6"/>
    <w:rsid w:val="006D3B5B"/>
    <w:rsid w:val="006D5CCD"/>
    <w:rsid w:val="006E048E"/>
    <w:rsid w:val="006E6642"/>
    <w:rsid w:val="006F13FB"/>
    <w:rsid w:val="006F2A1E"/>
    <w:rsid w:val="00712F40"/>
    <w:rsid w:val="00717EEB"/>
    <w:rsid w:val="00721964"/>
    <w:rsid w:val="00736E84"/>
    <w:rsid w:val="0074719E"/>
    <w:rsid w:val="007519A4"/>
    <w:rsid w:val="00752D4C"/>
    <w:rsid w:val="00755DF3"/>
    <w:rsid w:val="007571B9"/>
    <w:rsid w:val="00761091"/>
    <w:rsid w:val="007613EE"/>
    <w:rsid w:val="007616DE"/>
    <w:rsid w:val="00763340"/>
    <w:rsid w:val="00767E6C"/>
    <w:rsid w:val="007721C3"/>
    <w:rsid w:val="007731D6"/>
    <w:rsid w:val="00775E55"/>
    <w:rsid w:val="00784152"/>
    <w:rsid w:val="007871AF"/>
    <w:rsid w:val="007909E6"/>
    <w:rsid w:val="00792F5A"/>
    <w:rsid w:val="007A15BD"/>
    <w:rsid w:val="007B4BE6"/>
    <w:rsid w:val="007C12C9"/>
    <w:rsid w:val="007C29AA"/>
    <w:rsid w:val="007C5F54"/>
    <w:rsid w:val="007E4D28"/>
    <w:rsid w:val="007E4FA1"/>
    <w:rsid w:val="007E7286"/>
    <w:rsid w:val="007E772B"/>
    <w:rsid w:val="007F0746"/>
    <w:rsid w:val="007F4B53"/>
    <w:rsid w:val="007F51A7"/>
    <w:rsid w:val="008042B7"/>
    <w:rsid w:val="00804654"/>
    <w:rsid w:val="00804B71"/>
    <w:rsid w:val="00814868"/>
    <w:rsid w:val="008178F1"/>
    <w:rsid w:val="00833331"/>
    <w:rsid w:val="00837884"/>
    <w:rsid w:val="00840028"/>
    <w:rsid w:val="008448FB"/>
    <w:rsid w:val="00845D6E"/>
    <w:rsid w:val="00853BB9"/>
    <w:rsid w:val="0085472C"/>
    <w:rsid w:val="00855C79"/>
    <w:rsid w:val="00857E8A"/>
    <w:rsid w:val="008606B4"/>
    <w:rsid w:val="00864EF9"/>
    <w:rsid w:val="00875AF6"/>
    <w:rsid w:val="00876934"/>
    <w:rsid w:val="00876EAF"/>
    <w:rsid w:val="008773BD"/>
    <w:rsid w:val="00883515"/>
    <w:rsid w:val="00885474"/>
    <w:rsid w:val="00886C1B"/>
    <w:rsid w:val="008931F3"/>
    <w:rsid w:val="0089381C"/>
    <w:rsid w:val="008953CB"/>
    <w:rsid w:val="00895DAC"/>
    <w:rsid w:val="008B0C94"/>
    <w:rsid w:val="008B2E4F"/>
    <w:rsid w:val="008B5AED"/>
    <w:rsid w:val="008B748E"/>
    <w:rsid w:val="008C1B4D"/>
    <w:rsid w:val="008C26CA"/>
    <w:rsid w:val="008C3425"/>
    <w:rsid w:val="008E1D13"/>
    <w:rsid w:val="008E35D7"/>
    <w:rsid w:val="008F1847"/>
    <w:rsid w:val="008F283E"/>
    <w:rsid w:val="008F4B13"/>
    <w:rsid w:val="008F63B6"/>
    <w:rsid w:val="008F6AC0"/>
    <w:rsid w:val="008F6CC2"/>
    <w:rsid w:val="0090224D"/>
    <w:rsid w:val="00903810"/>
    <w:rsid w:val="00904738"/>
    <w:rsid w:val="00917280"/>
    <w:rsid w:val="0092411C"/>
    <w:rsid w:val="00931332"/>
    <w:rsid w:val="00934F07"/>
    <w:rsid w:val="00936F97"/>
    <w:rsid w:val="00945DCC"/>
    <w:rsid w:val="00946687"/>
    <w:rsid w:val="00946A11"/>
    <w:rsid w:val="0094741C"/>
    <w:rsid w:val="00947E03"/>
    <w:rsid w:val="00955482"/>
    <w:rsid w:val="00955A31"/>
    <w:rsid w:val="00963849"/>
    <w:rsid w:val="0096795D"/>
    <w:rsid w:val="00967CFC"/>
    <w:rsid w:val="00973DF1"/>
    <w:rsid w:val="009745D7"/>
    <w:rsid w:val="00974DBA"/>
    <w:rsid w:val="0097615E"/>
    <w:rsid w:val="00982D84"/>
    <w:rsid w:val="0098504B"/>
    <w:rsid w:val="00985C78"/>
    <w:rsid w:val="0099315D"/>
    <w:rsid w:val="009A450D"/>
    <w:rsid w:val="009B4E05"/>
    <w:rsid w:val="009D2E1A"/>
    <w:rsid w:val="009D37B0"/>
    <w:rsid w:val="009D3A67"/>
    <w:rsid w:val="009D47C7"/>
    <w:rsid w:val="009D6143"/>
    <w:rsid w:val="009E2CAC"/>
    <w:rsid w:val="009F2398"/>
    <w:rsid w:val="009F2BDF"/>
    <w:rsid w:val="009F49DC"/>
    <w:rsid w:val="009F4BBA"/>
    <w:rsid w:val="009F761F"/>
    <w:rsid w:val="00A10E94"/>
    <w:rsid w:val="00A11878"/>
    <w:rsid w:val="00A22535"/>
    <w:rsid w:val="00A24D13"/>
    <w:rsid w:val="00A25A41"/>
    <w:rsid w:val="00A3328B"/>
    <w:rsid w:val="00A4482A"/>
    <w:rsid w:val="00A4539D"/>
    <w:rsid w:val="00A57DFB"/>
    <w:rsid w:val="00A7581F"/>
    <w:rsid w:val="00A840B4"/>
    <w:rsid w:val="00A84A75"/>
    <w:rsid w:val="00A87099"/>
    <w:rsid w:val="00AA11A5"/>
    <w:rsid w:val="00AA5096"/>
    <w:rsid w:val="00AA5A12"/>
    <w:rsid w:val="00AB1A87"/>
    <w:rsid w:val="00AB355C"/>
    <w:rsid w:val="00AB3FDE"/>
    <w:rsid w:val="00AB4D9C"/>
    <w:rsid w:val="00AB4E58"/>
    <w:rsid w:val="00AB566D"/>
    <w:rsid w:val="00AB7AB0"/>
    <w:rsid w:val="00AC3609"/>
    <w:rsid w:val="00AD08AF"/>
    <w:rsid w:val="00AD1A74"/>
    <w:rsid w:val="00AE1875"/>
    <w:rsid w:val="00AE1F7C"/>
    <w:rsid w:val="00AE2131"/>
    <w:rsid w:val="00AE3B04"/>
    <w:rsid w:val="00AE41DC"/>
    <w:rsid w:val="00AE467B"/>
    <w:rsid w:val="00AE5777"/>
    <w:rsid w:val="00AF79A8"/>
    <w:rsid w:val="00B07C44"/>
    <w:rsid w:val="00B07EF9"/>
    <w:rsid w:val="00B154FA"/>
    <w:rsid w:val="00B16CC8"/>
    <w:rsid w:val="00B17DB2"/>
    <w:rsid w:val="00B376E5"/>
    <w:rsid w:val="00B44C4A"/>
    <w:rsid w:val="00B52D01"/>
    <w:rsid w:val="00B54CCD"/>
    <w:rsid w:val="00B56AB8"/>
    <w:rsid w:val="00B61484"/>
    <w:rsid w:val="00B6374C"/>
    <w:rsid w:val="00B6541B"/>
    <w:rsid w:val="00B65C3D"/>
    <w:rsid w:val="00B7389E"/>
    <w:rsid w:val="00B811D6"/>
    <w:rsid w:val="00B8363D"/>
    <w:rsid w:val="00B85B03"/>
    <w:rsid w:val="00B8745F"/>
    <w:rsid w:val="00B90B79"/>
    <w:rsid w:val="00B91780"/>
    <w:rsid w:val="00BA0A75"/>
    <w:rsid w:val="00BA70B9"/>
    <w:rsid w:val="00BB01F7"/>
    <w:rsid w:val="00BB0720"/>
    <w:rsid w:val="00BB1C96"/>
    <w:rsid w:val="00BC5061"/>
    <w:rsid w:val="00BD3FF4"/>
    <w:rsid w:val="00BD4E20"/>
    <w:rsid w:val="00BD7A30"/>
    <w:rsid w:val="00BF341D"/>
    <w:rsid w:val="00BF42B4"/>
    <w:rsid w:val="00C00BB4"/>
    <w:rsid w:val="00C039B4"/>
    <w:rsid w:val="00C05735"/>
    <w:rsid w:val="00C170A9"/>
    <w:rsid w:val="00C27B76"/>
    <w:rsid w:val="00C37561"/>
    <w:rsid w:val="00C4650E"/>
    <w:rsid w:val="00C47F2C"/>
    <w:rsid w:val="00C52A03"/>
    <w:rsid w:val="00C62EAD"/>
    <w:rsid w:val="00C62FC1"/>
    <w:rsid w:val="00C751E6"/>
    <w:rsid w:val="00C80F53"/>
    <w:rsid w:val="00CA3723"/>
    <w:rsid w:val="00CA4AFB"/>
    <w:rsid w:val="00CA68BD"/>
    <w:rsid w:val="00CA731F"/>
    <w:rsid w:val="00CB178C"/>
    <w:rsid w:val="00CB314B"/>
    <w:rsid w:val="00CB450B"/>
    <w:rsid w:val="00CC03E4"/>
    <w:rsid w:val="00CC19F8"/>
    <w:rsid w:val="00CC6DBA"/>
    <w:rsid w:val="00CD2DAF"/>
    <w:rsid w:val="00CD45BE"/>
    <w:rsid w:val="00CE10E5"/>
    <w:rsid w:val="00CE38E8"/>
    <w:rsid w:val="00CE6AEA"/>
    <w:rsid w:val="00CF4C7C"/>
    <w:rsid w:val="00CF6107"/>
    <w:rsid w:val="00D029E5"/>
    <w:rsid w:val="00D0478B"/>
    <w:rsid w:val="00D066AC"/>
    <w:rsid w:val="00D07495"/>
    <w:rsid w:val="00D07AD8"/>
    <w:rsid w:val="00D11682"/>
    <w:rsid w:val="00D12F3B"/>
    <w:rsid w:val="00D22711"/>
    <w:rsid w:val="00D30A88"/>
    <w:rsid w:val="00D3714B"/>
    <w:rsid w:val="00D40484"/>
    <w:rsid w:val="00D44FAA"/>
    <w:rsid w:val="00D50F65"/>
    <w:rsid w:val="00D55732"/>
    <w:rsid w:val="00D64975"/>
    <w:rsid w:val="00D64F38"/>
    <w:rsid w:val="00D85B15"/>
    <w:rsid w:val="00DA72CF"/>
    <w:rsid w:val="00DB00A3"/>
    <w:rsid w:val="00DB139B"/>
    <w:rsid w:val="00DB43C4"/>
    <w:rsid w:val="00DB578D"/>
    <w:rsid w:val="00DB58F3"/>
    <w:rsid w:val="00DB7D20"/>
    <w:rsid w:val="00DD3BF2"/>
    <w:rsid w:val="00DD515B"/>
    <w:rsid w:val="00DE0748"/>
    <w:rsid w:val="00DF1FBD"/>
    <w:rsid w:val="00DF3E2C"/>
    <w:rsid w:val="00DF4D75"/>
    <w:rsid w:val="00E13420"/>
    <w:rsid w:val="00E21168"/>
    <w:rsid w:val="00E30DC9"/>
    <w:rsid w:val="00E34124"/>
    <w:rsid w:val="00E43C90"/>
    <w:rsid w:val="00E45C60"/>
    <w:rsid w:val="00E47A8B"/>
    <w:rsid w:val="00E514C4"/>
    <w:rsid w:val="00E5477A"/>
    <w:rsid w:val="00E6194F"/>
    <w:rsid w:val="00E64667"/>
    <w:rsid w:val="00E64E42"/>
    <w:rsid w:val="00E72DBB"/>
    <w:rsid w:val="00E75439"/>
    <w:rsid w:val="00E86FAA"/>
    <w:rsid w:val="00E90749"/>
    <w:rsid w:val="00E96845"/>
    <w:rsid w:val="00EA1292"/>
    <w:rsid w:val="00EA1CA7"/>
    <w:rsid w:val="00EA72D7"/>
    <w:rsid w:val="00EB23AA"/>
    <w:rsid w:val="00EC2003"/>
    <w:rsid w:val="00EC23AD"/>
    <w:rsid w:val="00ED10A7"/>
    <w:rsid w:val="00ED4170"/>
    <w:rsid w:val="00ED641D"/>
    <w:rsid w:val="00EE4D0B"/>
    <w:rsid w:val="00EE56BB"/>
    <w:rsid w:val="00EE6507"/>
    <w:rsid w:val="00EF298C"/>
    <w:rsid w:val="00F001CD"/>
    <w:rsid w:val="00F11240"/>
    <w:rsid w:val="00F1505B"/>
    <w:rsid w:val="00F16828"/>
    <w:rsid w:val="00F16CF5"/>
    <w:rsid w:val="00F20E62"/>
    <w:rsid w:val="00F225D5"/>
    <w:rsid w:val="00F2275C"/>
    <w:rsid w:val="00F311EC"/>
    <w:rsid w:val="00F328E9"/>
    <w:rsid w:val="00F36DE4"/>
    <w:rsid w:val="00F479CB"/>
    <w:rsid w:val="00F50A43"/>
    <w:rsid w:val="00F51FE7"/>
    <w:rsid w:val="00F550B5"/>
    <w:rsid w:val="00F560B2"/>
    <w:rsid w:val="00F5672C"/>
    <w:rsid w:val="00F60B36"/>
    <w:rsid w:val="00F64CFD"/>
    <w:rsid w:val="00F671B1"/>
    <w:rsid w:val="00F7316A"/>
    <w:rsid w:val="00F77CFA"/>
    <w:rsid w:val="00F92CE3"/>
    <w:rsid w:val="00F94EAD"/>
    <w:rsid w:val="00FA0F94"/>
    <w:rsid w:val="00FA6BBF"/>
    <w:rsid w:val="00FB4D36"/>
    <w:rsid w:val="00FC1047"/>
    <w:rsid w:val="00FC12DC"/>
    <w:rsid w:val="00FC49AF"/>
    <w:rsid w:val="00FD17A3"/>
    <w:rsid w:val="00FD4CF6"/>
    <w:rsid w:val="00FD62D5"/>
    <w:rsid w:val="00FE2F47"/>
    <w:rsid w:val="00FE5102"/>
    <w:rsid w:val="00FE75CE"/>
    <w:rsid w:val="00FF2414"/>
    <w:rsid w:val="00FF28D0"/>
    <w:rsid w:val="00FF4C53"/>
    <w:rsid w:val="00FF4F69"/>
    <w:rsid w:val="00FF5723"/>
    <w:rsid w:val="00FF5CB3"/>
    <w:rsid w:val="0194469E"/>
    <w:rsid w:val="01DE7B2A"/>
    <w:rsid w:val="020EC280"/>
    <w:rsid w:val="0237F575"/>
    <w:rsid w:val="02652EC8"/>
    <w:rsid w:val="02E56763"/>
    <w:rsid w:val="040878AD"/>
    <w:rsid w:val="0433185C"/>
    <w:rsid w:val="04443801"/>
    <w:rsid w:val="052D14B0"/>
    <w:rsid w:val="05893D9D"/>
    <w:rsid w:val="05C42BEF"/>
    <w:rsid w:val="060692F4"/>
    <w:rsid w:val="065E0893"/>
    <w:rsid w:val="06B6CE7C"/>
    <w:rsid w:val="06D47126"/>
    <w:rsid w:val="07975D3D"/>
    <w:rsid w:val="07BC1734"/>
    <w:rsid w:val="07D97678"/>
    <w:rsid w:val="0847F28C"/>
    <w:rsid w:val="08AA31E0"/>
    <w:rsid w:val="091AC45A"/>
    <w:rsid w:val="09880ED8"/>
    <w:rsid w:val="0996F6DD"/>
    <w:rsid w:val="0A9E6216"/>
    <w:rsid w:val="0AFD2B9D"/>
    <w:rsid w:val="0B91A886"/>
    <w:rsid w:val="0BB3AAD9"/>
    <w:rsid w:val="0C980012"/>
    <w:rsid w:val="0CBAECCF"/>
    <w:rsid w:val="0E4EADC9"/>
    <w:rsid w:val="0E62A029"/>
    <w:rsid w:val="0ED1EBF1"/>
    <w:rsid w:val="0EF4B55B"/>
    <w:rsid w:val="1066138C"/>
    <w:rsid w:val="10C95B50"/>
    <w:rsid w:val="11B7C69E"/>
    <w:rsid w:val="1287419C"/>
    <w:rsid w:val="12AC4F66"/>
    <w:rsid w:val="12EEE0CB"/>
    <w:rsid w:val="13D3F8A6"/>
    <w:rsid w:val="14985DF0"/>
    <w:rsid w:val="1552B2C6"/>
    <w:rsid w:val="155568CF"/>
    <w:rsid w:val="15D16609"/>
    <w:rsid w:val="189CB30A"/>
    <w:rsid w:val="18CD12BD"/>
    <w:rsid w:val="18E74FC1"/>
    <w:rsid w:val="1960283D"/>
    <w:rsid w:val="1991953F"/>
    <w:rsid w:val="19BAB391"/>
    <w:rsid w:val="1B709832"/>
    <w:rsid w:val="1BD109E7"/>
    <w:rsid w:val="1C2C7853"/>
    <w:rsid w:val="1C70A17B"/>
    <w:rsid w:val="1C7590B3"/>
    <w:rsid w:val="1C9ABFBD"/>
    <w:rsid w:val="1CE60D38"/>
    <w:rsid w:val="1D9F56A8"/>
    <w:rsid w:val="1DA691E6"/>
    <w:rsid w:val="1E652D0D"/>
    <w:rsid w:val="1F25AC2D"/>
    <w:rsid w:val="1F5E1E75"/>
    <w:rsid w:val="1FBE3521"/>
    <w:rsid w:val="21221570"/>
    <w:rsid w:val="22363C09"/>
    <w:rsid w:val="2248228B"/>
    <w:rsid w:val="22BD8C91"/>
    <w:rsid w:val="22DC19FE"/>
    <w:rsid w:val="2325BFE9"/>
    <w:rsid w:val="234500D5"/>
    <w:rsid w:val="23D1D121"/>
    <w:rsid w:val="23E3479F"/>
    <w:rsid w:val="23F7649D"/>
    <w:rsid w:val="252EC44A"/>
    <w:rsid w:val="2573A4BC"/>
    <w:rsid w:val="2589B0D7"/>
    <w:rsid w:val="25994335"/>
    <w:rsid w:val="26653D89"/>
    <w:rsid w:val="26722F5F"/>
    <w:rsid w:val="268A41D0"/>
    <w:rsid w:val="270EA051"/>
    <w:rsid w:val="27475F1E"/>
    <w:rsid w:val="2765C628"/>
    <w:rsid w:val="27788FCE"/>
    <w:rsid w:val="28A4A28D"/>
    <w:rsid w:val="29AB23FD"/>
    <w:rsid w:val="29ECF446"/>
    <w:rsid w:val="2AE3D62A"/>
    <w:rsid w:val="2AFF3452"/>
    <w:rsid w:val="2B14FE2C"/>
    <w:rsid w:val="2B60646A"/>
    <w:rsid w:val="2B704724"/>
    <w:rsid w:val="2BDE941E"/>
    <w:rsid w:val="2C3BA5F7"/>
    <w:rsid w:val="2CAF443D"/>
    <w:rsid w:val="2DF44AD0"/>
    <w:rsid w:val="2E77BB04"/>
    <w:rsid w:val="2F25244C"/>
    <w:rsid w:val="2F289C1A"/>
    <w:rsid w:val="2FBCACE0"/>
    <w:rsid w:val="2FD57F48"/>
    <w:rsid w:val="2FE27631"/>
    <w:rsid w:val="30509649"/>
    <w:rsid w:val="30A0F8B0"/>
    <w:rsid w:val="3204DD02"/>
    <w:rsid w:val="3239708F"/>
    <w:rsid w:val="32EE3FE9"/>
    <w:rsid w:val="32F19ABC"/>
    <w:rsid w:val="3300F25A"/>
    <w:rsid w:val="33DA3D11"/>
    <w:rsid w:val="34201E2D"/>
    <w:rsid w:val="345EAED3"/>
    <w:rsid w:val="34CEFFA6"/>
    <w:rsid w:val="3577A840"/>
    <w:rsid w:val="359B722E"/>
    <w:rsid w:val="35F01610"/>
    <w:rsid w:val="3645B290"/>
    <w:rsid w:val="3662A8EF"/>
    <w:rsid w:val="368320DB"/>
    <w:rsid w:val="36CB268E"/>
    <w:rsid w:val="36DC07A7"/>
    <w:rsid w:val="371874E8"/>
    <w:rsid w:val="3768087D"/>
    <w:rsid w:val="37D1CF02"/>
    <w:rsid w:val="3837957B"/>
    <w:rsid w:val="38485537"/>
    <w:rsid w:val="38E47A6D"/>
    <w:rsid w:val="3955332E"/>
    <w:rsid w:val="39BA4D03"/>
    <w:rsid w:val="39F47471"/>
    <w:rsid w:val="3A3B4E35"/>
    <w:rsid w:val="3B146997"/>
    <w:rsid w:val="3B4461A1"/>
    <w:rsid w:val="3B7A810F"/>
    <w:rsid w:val="3C1D892D"/>
    <w:rsid w:val="3C9F993C"/>
    <w:rsid w:val="3CECB66C"/>
    <w:rsid w:val="3D8DF7DE"/>
    <w:rsid w:val="3DACB776"/>
    <w:rsid w:val="3DB87CD0"/>
    <w:rsid w:val="3DC066B4"/>
    <w:rsid w:val="3E05F26C"/>
    <w:rsid w:val="3E4760B7"/>
    <w:rsid w:val="3E7C17CA"/>
    <w:rsid w:val="3EE40512"/>
    <w:rsid w:val="3F3D9686"/>
    <w:rsid w:val="3F660444"/>
    <w:rsid w:val="3F80553D"/>
    <w:rsid w:val="3FE1290B"/>
    <w:rsid w:val="40327675"/>
    <w:rsid w:val="4081A570"/>
    <w:rsid w:val="41A6D668"/>
    <w:rsid w:val="41AC9448"/>
    <w:rsid w:val="41E42582"/>
    <w:rsid w:val="42F9278E"/>
    <w:rsid w:val="4364A1A6"/>
    <w:rsid w:val="440F3799"/>
    <w:rsid w:val="443AE1EE"/>
    <w:rsid w:val="44A6A128"/>
    <w:rsid w:val="45AD03C5"/>
    <w:rsid w:val="45D197D2"/>
    <w:rsid w:val="4635D5EA"/>
    <w:rsid w:val="4690EC8C"/>
    <w:rsid w:val="479988BA"/>
    <w:rsid w:val="48CCFD12"/>
    <w:rsid w:val="49FAB269"/>
    <w:rsid w:val="4A7793B2"/>
    <w:rsid w:val="4AFD13CB"/>
    <w:rsid w:val="4B575981"/>
    <w:rsid w:val="4B6D9492"/>
    <w:rsid w:val="4B8056A4"/>
    <w:rsid w:val="4C361F4E"/>
    <w:rsid w:val="4C39053A"/>
    <w:rsid w:val="4D2464BD"/>
    <w:rsid w:val="4FACE605"/>
    <w:rsid w:val="4FC8A111"/>
    <w:rsid w:val="505FA33D"/>
    <w:rsid w:val="50D9307B"/>
    <w:rsid w:val="50F07EC6"/>
    <w:rsid w:val="510A492D"/>
    <w:rsid w:val="51612478"/>
    <w:rsid w:val="517AF0C2"/>
    <w:rsid w:val="51A31A89"/>
    <w:rsid w:val="52054470"/>
    <w:rsid w:val="52524AD3"/>
    <w:rsid w:val="530DFC5B"/>
    <w:rsid w:val="532EA836"/>
    <w:rsid w:val="5386DDC4"/>
    <w:rsid w:val="541642D5"/>
    <w:rsid w:val="543AFA09"/>
    <w:rsid w:val="545DE5CB"/>
    <w:rsid w:val="5466789D"/>
    <w:rsid w:val="547C2E3F"/>
    <w:rsid w:val="558D0799"/>
    <w:rsid w:val="55B558D1"/>
    <w:rsid w:val="5644A91C"/>
    <w:rsid w:val="566CB90D"/>
    <w:rsid w:val="56A739F5"/>
    <w:rsid w:val="57C7E0D7"/>
    <w:rsid w:val="5819F07F"/>
    <w:rsid w:val="581B7FB4"/>
    <w:rsid w:val="58A99181"/>
    <w:rsid w:val="58D1182C"/>
    <w:rsid w:val="5966567F"/>
    <w:rsid w:val="59933110"/>
    <w:rsid w:val="5A86F362"/>
    <w:rsid w:val="5A95B084"/>
    <w:rsid w:val="5B1E25F6"/>
    <w:rsid w:val="5B2D5543"/>
    <w:rsid w:val="5B2EB812"/>
    <w:rsid w:val="5BDE3490"/>
    <w:rsid w:val="5C07B863"/>
    <w:rsid w:val="5CB096E9"/>
    <w:rsid w:val="5D7026FA"/>
    <w:rsid w:val="5DB3620F"/>
    <w:rsid w:val="5DE00912"/>
    <w:rsid w:val="5E17B3F0"/>
    <w:rsid w:val="5E1E150A"/>
    <w:rsid w:val="5F0BBEC5"/>
    <w:rsid w:val="5F20DF8D"/>
    <w:rsid w:val="5F82F73D"/>
    <w:rsid w:val="5F8A8430"/>
    <w:rsid w:val="5FAD0FD5"/>
    <w:rsid w:val="60823801"/>
    <w:rsid w:val="61556756"/>
    <w:rsid w:val="61568A6B"/>
    <w:rsid w:val="617F568E"/>
    <w:rsid w:val="6188DF70"/>
    <w:rsid w:val="620E06D9"/>
    <w:rsid w:val="62168DD7"/>
    <w:rsid w:val="626BA7DF"/>
    <w:rsid w:val="62857EC7"/>
    <w:rsid w:val="62CBADDA"/>
    <w:rsid w:val="6369E71C"/>
    <w:rsid w:val="63A71A18"/>
    <w:rsid w:val="63CD7AF6"/>
    <w:rsid w:val="653E7B40"/>
    <w:rsid w:val="657C0ED8"/>
    <w:rsid w:val="65C5387D"/>
    <w:rsid w:val="65ECC9B2"/>
    <w:rsid w:val="66F7DEBD"/>
    <w:rsid w:val="66FA8A08"/>
    <w:rsid w:val="672BDB78"/>
    <w:rsid w:val="67900D6D"/>
    <w:rsid w:val="67924D24"/>
    <w:rsid w:val="680B4192"/>
    <w:rsid w:val="6849A036"/>
    <w:rsid w:val="68D59BE2"/>
    <w:rsid w:val="690D0857"/>
    <w:rsid w:val="69299EEC"/>
    <w:rsid w:val="69FBE4A3"/>
    <w:rsid w:val="6A5EC3D0"/>
    <w:rsid w:val="6AA14DDF"/>
    <w:rsid w:val="6AAA5B59"/>
    <w:rsid w:val="6AD5E3BE"/>
    <w:rsid w:val="6B785483"/>
    <w:rsid w:val="6B854E2C"/>
    <w:rsid w:val="6BFE8268"/>
    <w:rsid w:val="6BFF2C84"/>
    <w:rsid w:val="6C22F342"/>
    <w:rsid w:val="6C70502E"/>
    <w:rsid w:val="6C9EBEF1"/>
    <w:rsid w:val="6D3BE77F"/>
    <w:rsid w:val="6DBA54D9"/>
    <w:rsid w:val="6DCEE5E3"/>
    <w:rsid w:val="6E4E2C5B"/>
    <w:rsid w:val="6E7751C5"/>
    <w:rsid w:val="6F0B85B3"/>
    <w:rsid w:val="6F13BC5C"/>
    <w:rsid w:val="706B6772"/>
    <w:rsid w:val="71ACBA63"/>
    <w:rsid w:val="71B3D3D3"/>
    <w:rsid w:val="7592F1DB"/>
    <w:rsid w:val="75A3EA1B"/>
    <w:rsid w:val="75D776BE"/>
    <w:rsid w:val="76437E82"/>
    <w:rsid w:val="789D5DFE"/>
    <w:rsid w:val="78B963A0"/>
    <w:rsid w:val="793762BE"/>
    <w:rsid w:val="79BC4D8B"/>
    <w:rsid w:val="79E6F654"/>
    <w:rsid w:val="7A5A28BC"/>
    <w:rsid w:val="7AE79935"/>
    <w:rsid w:val="7B23F4FD"/>
    <w:rsid w:val="7B719F28"/>
    <w:rsid w:val="7BD90394"/>
    <w:rsid w:val="7BF179BD"/>
    <w:rsid w:val="7C8F907A"/>
    <w:rsid w:val="7CB0979E"/>
    <w:rsid w:val="7D4EC6C8"/>
    <w:rsid w:val="7D57D77E"/>
    <w:rsid w:val="7D76F0E2"/>
    <w:rsid w:val="7E30A27B"/>
    <w:rsid w:val="7E83D32F"/>
    <w:rsid w:val="7EF8361A"/>
    <w:rsid w:val="7F1D62F7"/>
    <w:rsid w:val="7F1F099C"/>
    <w:rsid w:val="7F267F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F5AFA"/>
  <w15:chartTrackingRefBased/>
  <w15:docId w15:val="{25C5958B-9AAC-4204-A2C4-103DD2CE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7B0"/>
    <w:rPr>
      <w:rFonts w:eastAsiaTheme="minorEastAsia" w:cstheme="minorHAnsi"/>
      <w:lang w:eastAsia="ja-JP"/>
    </w:rPr>
  </w:style>
  <w:style w:type="paragraph" w:styleId="Heading1">
    <w:name w:val="heading 1"/>
    <w:basedOn w:val="Normal"/>
    <w:next w:val="Normal"/>
    <w:link w:val="Heading1Char"/>
    <w:uiPriority w:val="9"/>
    <w:qFormat/>
    <w:rsid w:val="009D3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3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3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D3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3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3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D3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7B0"/>
    <w:rPr>
      <w:rFonts w:eastAsiaTheme="majorEastAsia" w:cstheme="majorBidi"/>
      <w:color w:val="272727" w:themeColor="text1" w:themeTint="D8"/>
    </w:rPr>
  </w:style>
  <w:style w:type="paragraph" w:styleId="Title">
    <w:name w:val="Title"/>
    <w:basedOn w:val="Normal"/>
    <w:next w:val="Normal"/>
    <w:link w:val="TitleChar"/>
    <w:uiPriority w:val="10"/>
    <w:qFormat/>
    <w:rsid w:val="009D3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7B0"/>
    <w:pPr>
      <w:spacing w:before="160"/>
      <w:jc w:val="center"/>
    </w:pPr>
    <w:rPr>
      <w:i/>
      <w:iCs/>
      <w:color w:val="404040" w:themeColor="text1" w:themeTint="BF"/>
    </w:rPr>
  </w:style>
  <w:style w:type="character" w:customStyle="1" w:styleId="QuoteChar">
    <w:name w:val="Quote Char"/>
    <w:basedOn w:val="DefaultParagraphFont"/>
    <w:link w:val="Quote"/>
    <w:uiPriority w:val="29"/>
    <w:rsid w:val="009D37B0"/>
    <w:rPr>
      <w:i/>
      <w:iCs/>
      <w:color w:val="404040" w:themeColor="text1" w:themeTint="BF"/>
    </w:rPr>
  </w:style>
  <w:style w:type="paragraph" w:styleId="ListParagraph">
    <w:name w:val="List Paragraph"/>
    <w:basedOn w:val="Normal"/>
    <w:uiPriority w:val="34"/>
    <w:qFormat/>
    <w:rsid w:val="009D37B0"/>
    <w:pPr>
      <w:ind w:left="720"/>
      <w:contextualSpacing/>
    </w:pPr>
  </w:style>
  <w:style w:type="character" w:styleId="IntenseEmphasis">
    <w:name w:val="Intense Emphasis"/>
    <w:basedOn w:val="DefaultParagraphFont"/>
    <w:uiPriority w:val="21"/>
    <w:qFormat/>
    <w:rsid w:val="009D37B0"/>
    <w:rPr>
      <w:i/>
      <w:iCs/>
      <w:color w:val="2F5496" w:themeColor="accent1" w:themeShade="BF"/>
    </w:rPr>
  </w:style>
  <w:style w:type="paragraph" w:styleId="IntenseQuote">
    <w:name w:val="Intense Quote"/>
    <w:basedOn w:val="Normal"/>
    <w:next w:val="Normal"/>
    <w:link w:val="IntenseQuoteChar"/>
    <w:uiPriority w:val="30"/>
    <w:qFormat/>
    <w:rsid w:val="009D3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7B0"/>
    <w:rPr>
      <w:i/>
      <w:iCs/>
      <w:color w:val="2F5496" w:themeColor="accent1" w:themeShade="BF"/>
    </w:rPr>
  </w:style>
  <w:style w:type="character" w:styleId="IntenseReference">
    <w:name w:val="Intense Reference"/>
    <w:basedOn w:val="DefaultParagraphFont"/>
    <w:uiPriority w:val="32"/>
    <w:qFormat/>
    <w:rsid w:val="009D37B0"/>
    <w:rPr>
      <w:b/>
      <w:bCs/>
      <w:smallCaps/>
      <w:color w:val="2F5496" w:themeColor="accent1" w:themeShade="BF"/>
      <w:spacing w:val="5"/>
    </w:rPr>
  </w:style>
  <w:style w:type="character" w:styleId="CommentReference">
    <w:name w:val="annotation reference"/>
    <w:basedOn w:val="DefaultParagraphFont"/>
    <w:uiPriority w:val="99"/>
    <w:semiHidden/>
    <w:unhideWhenUsed/>
    <w:rsid w:val="00BD3FF4"/>
    <w:rPr>
      <w:sz w:val="16"/>
      <w:szCs w:val="16"/>
    </w:rPr>
  </w:style>
  <w:style w:type="paragraph" w:styleId="CommentText">
    <w:name w:val="annotation text"/>
    <w:basedOn w:val="Normal"/>
    <w:link w:val="CommentTextChar"/>
    <w:uiPriority w:val="99"/>
    <w:unhideWhenUsed/>
    <w:rsid w:val="00BD3FF4"/>
    <w:pPr>
      <w:spacing w:line="240" w:lineRule="auto"/>
    </w:pPr>
    <w:rPr>
      <w:sz w:val="20"/>
      <w:szCs w:val="20"/>
    </w:rPr>
  </w:style>
  <w:style w:type="character" w:customStyle="1" w:styleId="CommentTextChar">
    <w:name w:val="Comment Text Char"/>
    <w:basedOn w:val="DefaultParagraphFont"/>
    <w:link w:val="CommentText"/>
    <w:uiPriority w:val="99"/>
    <w:rsid w:val="00BD3FF4"/>
    <w:rPr>
      <w:rFonts w:eastAsiaTheme="minorEastAsia" w:cstheme="minorHAnsi"/>
      <w:sz w:val="20"/>
      <w:szCs w:val="20"/>
      <w:lang w:eastAsia="ja-JP"/>
    </w:rPr>
  </w:style>
  <w:style w:type="paragraph" w:styleId="CommentSubject">
    <w:name w:val="annotation subject"/>
    <w:basedOn w:val="CommentText"/>
    <w:next w:val="CommentText"/>
    <w:link w:val="CommentSubjectChar"/>
    <w:uiPriority w:val="99"/>
    <w:semiHidden/>
    <w:unhideWhenUsed/>
    <w:rsid w:val="00BD3FF4"/>
    <w:rPr>
      <w:b/>
      <w:bCs/>
    </w:rPr>
  </w:style>
  <w:style w:type="character" w:customStyle="1" w:styleId="CommentSubjectChar">
    <w:name w:val="Comment Subject Char"/>
    <w:basedOn w:val="CommentTextChar"/>
    <w:link w:val="CommentSubject"/>
    <w:uiPriority w:val="99"/>
    <w:semiHidden/>
    <w:rsid w:val="00BD3FF4"/>
    <w:rPr>
      <w:rFonts w:eastAsiaTheme="minorEastAsia" w:cstheme="minorHAnsi"/>
      <w:b/>
      <w:bCs/>
      <w:sz w:val="20"/>
      <w:szCs w:val="20"/>
      <w:lang w:eastAsia="ja-JP"/>
    </w:rPr>
  </w:style>
  <w:style w:type="paragraph" w:styleId="Header">
    <w:name w:val="header"/>
    <w:basedOn w:val="Normal"/>
    <w:link w:val="HeaderChar"/>
    <w:uiPriority w:val="99"/>
    <w:unhideWhenUsed/>
    <w:rsid w:val="00BD3F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3FF4"/>
    <w:rPr>
      <w:rFonts w:eastAsiaTheme="minorEastAsia" w:cstheme="minorHAnsi"/>
      <w:lang w:eastAsia="ja-JP"/>
    </w:rPr>
  </w:style>
  <w:style w:type="paragraph" w:styleId="Footer">
    <w:name w:val="footer"/>
    <w:basedOn w:val="Normal"/>
    <w:link w:val="FooterChar"/>
    <w:uiPriority w:val="99"/>
    <w:unhideWhenUsed/>
    <w:rsid w:val="00BD3F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3FF4"/>
    <w:rPr>
      <w:rFonts w:eastAsiaTheme="minorEastAsia" w:cstheme="minorHAnsi"/>
      <w:lang w:eastAsia="ja-JP"/>
    </w:rPr>
  </w:style>
  <w:style w:type="paragraph" w:styleId="TOCHeading">
    <w:name w:val="TOC Heading"/>
    <w:basedOn w:val="Heading1"/>
    <w:next w:val="Normal"/>
    <w:uiPriority w:val="39"/>
    <w:unhideWhenUsed/>
    <w:qFormat/>
    <w:rsid w:val="00BD3FF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145BB"/>
    <w:pPr>
      <w:spacing w:after="100"/>
    </w:pPr>
  </w:style>
  <w:style w:type="paragraph" w:styleId="TOC2">
    <w:name w:val="toc 2"/>
    <w:basedOn w:val="Normal"/>
    <w:next w:val="Normal"/>
    <w:autoRedefine/>
    <w:uiPriority w:val="39"/>
    <w:unhideWhenUsed/>
    <w:rsid w:val="005145BB"/>
    <w:pPr>
      <w:spacing w:after="100"/>
      <w:ind w:left="220"/>
    </w:pPr>
  </w:style>
  <w:style w:type="character" w:styleId="Hyperlink">
    <w:name w:val="Hyperlink"/>
    <w:basedOn w:val="DefaultParagraphFont"/>
    <w:uiPriority w:val="99"/>
    <w:unhideWhenUsed/>
    <w:rsid w:val="005145BB"/>
    <w:rPr>
      <w:color w:val="0563C1" w:themeColor="hyperlink"/>
      <w:u w:val="single"/>
    </w:rPr>
  </w:style>
  <w:style w:type="table" w:styleId="TableGrid">
    <w:name w:val="Table Grid"/>
    <w:basedOn w:val="TableNormal"/>
    <w:uiPriority w:val="39"/>
    <w:rsid w:val="00DB139B"/>
    <w:pPr>
      <w:spacing w:after="0" w:line="240" w:lineRule="auto"/>
    </w:pPr>
    <w:rPr>
      <w:rFonts w:eastAsiaTheme="minorEastAsia" w:cstheme="minorHAns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1A3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3157">
      <w:marLeft w:val="0"/>
      <w:marRight w:val="0"/>
      <w:marTop w:val="0"/>
      <w:marBottom w:val="0"/>
      <w:divBdr>
        <w:top w:val="none" w:sz="0" w:space="0" w:color="auto"/>
        <w:left w:val="none" w:sz="0" w:space="0" w:color="auto"/>
        <w:bottom w:val="none" w:sz="0" w:space="0" w:color="auto"/>
        <w:right w:val="none" w:sz="0" w:space="0" w:color="auto"/>
      </w:divBdr>
    </w:div>
    <w:div w:id="5059714">
      <w:marLeft w:val="0"/>
      <w:marRight w:val="0"/>
      <w:marTop w:val="0"/>
      <w:marBottom w:val="0"/>
      <w:divBdr>
        <w:top w:val="none" w:sz="0" w:space="0" w:color="auto"/>
        <w:left w:val="none" w:sz="0" w:space="0" w:color="auto"/>
        <w:bottom w:val="none" w:sz="0" w:space="0" w:color="auto"/>
        <w:right w:val="none" w:sz="0" w:space="0" w:color="auto"/>
      </w:divBdr>
    </w:div>
    <w:div w:id="23020769">
      <w:marLeft w:val="0"/>
      <w:marRight w:val="0"/>
      <w:marTop w:val="0"/>
      <w:marBottom w:val="0"/>
      <w:divBdr>
        <w:top w:val="none" w:sz="0" w:space="0" w:color="auto"/>
        <w:left w:val="none" w:sz="0" w:space="0" w:color="auto"/>
        <w:bottom w:val="none" w:sz="0" w:space="0" w:color="auto"/>
        <w:right w:val="none" w:sz="0" w:space="0" w:color="auto"/>
      </w:divBdr>
    </w:div>
    <w:div w:id="24411881">
      <w:marLeft w:val="0"/>
      <w:marRight w:val="0"/>
      <w:marTop w:val="0"/>
      <w:marBottom w:val="0"/>
      <w:divBdr>
        <w:top w:val="none" w:sz="0" w:space="0" w:color="auto"/>
        <w:left w:val="none" w:sz="0" w:space="0" w:color="auto"/>
        <w:bottom w:val="none" w:sz="0" w:space="0" w:color="auto"/>
        <w:right w:val="none" w:sz="0" w:space="0" w:color="auto"/>
      </w:divBdr>
    </w:div>
    <w:div w:id="34428717">
      <w:marLeft w:val="0"/>
      <w:marRight w:val="0"/>
      <w:marTop w:val="0"/>
      <w:marBottom w:val="0"/>
      <w:divBdr>
        <w:top w:val="none" w:sz="0" w:space="0" w:color="auto"/>
        <w:left w:val="none" w:sz="0" w:space="0" w:color="auto"/>
        <w:bottom w:val="none" w:sz="0" w:space="0" w:color="auto"/>
        <w:right w:val="none" w:sz="0" w:space="0" w:color="auto"/>
      </w:divBdr>
    </w:div>
    <w:div w:id="39475396">
      <w:marLeft w:val="0"/>
      <w:marRight w:val="0"/>
      <w:marTop w:val="0"/>
      <w:marBottom w:val="0"/>
      <w:divBdr>
        <w:top w:val="none" w:sz="0" w:space="0" w:color="auto"/>
        <w:left w:val="none" w:sz="0" w:space="0" w:color="auto"/>
        <w:bottom w:val="none" w:sz="0" w:space="0" w:color="auto"/>
        <w:right w:val="none" w:sz="0" w:space="0" w:color="auto"/>
      </w:divBdr>
    </w:div>
    <w:div w:id="55710881">
      <w:marLeft w:val="0"/>
      <w:marRight w:val="0"/>
      <w:marTop w:val="0"/>
      <w:marBottom w:val="0"/>
      <w:divBdr>
        <w:top w:val="none" w:sz="0" w:space="0" w:color="auto"/>
        <w:left w:val="none" w:sz="0" w:space="0" w:color="auto"/>
        <w:bottom w:val="none" w:sz="0" w:space="0" w:color="auto"/>
        <w:right w:val="none" w:sz="0" w:space="0" w:color="auto"/>
      </w:divBdr>
    </w:div>
    <w:div w:id="72706349">
      <w:marLeft w:val="0"/>
      <w:marRight w:val="0"/>
      <w:marTop w:val="0"/>
      <w:marBottom w:val="0"/>
      <w:divBdr>
        <w:top w:val="none" w:sz="0" w:space="0" w:color="auto"/>
        <w:left w:val="none" w:sz="0" w:space="0" w:color="auto"/>
        <w:bottom w:val="none" w:sz="0" w:space="0" w:color="auto"/>
        <w:right w:val="none" w:sz="0" w:space="0" w:color="auto"/>
      </w:divBdr>
    </w:div>
    <w:div w:id="81881101">
      <w:marLeft w:val="0"/>
      <w:marRight w:val="0"/>
      <w:marTop w:val="0"/>
      <w:marBottom w:val="0"/>
      <w:divBdr>
        <w:top w:val="none" w:sz="0" w:space="0" w:color="auto"/>
        <w:left w:val="none" w:sz="0" w:space="0" w:color="auto"/>
        <w:bottom w:val="none" w:sz="0" w:space="0" w:color="auto"/>
        <w:right w:val="none" w:sz="0" w:space="0" w:color="auto"/>
      </w:divBdr>
    </w:div>
    <w:div w:id="96023017">
      <w:marLeft w:val="0"/>
      <w:marRight w:val="0"/>
      <w:marTop w:val="0"/>
      <w:marBottom w:val="0"/>
      <w:divBdr>
        <w:top w:val="none" w:sz="0" w:space="0" w:color="auto"/>
        <w:left w:val="none" w:sz="0" w:space="0" w:color="auto"/>
        <w:bottom w:val="none" w:sz="0" w:space="0" w:color="auto"/>
        <w:right w:val="none" w:sz="0" w:space="0" w:color="auto"/>
      </w:divBdr>
    </w:div>
    <w:div w:id="102116515">
      <w:marLeft w:val="0"/>
      <w:marRight w:val="0"/>
      <w:marTop w:val="0"/>
      <w:marBottom w:val="0"/>
      <w:divBdr>
        <w:top w:val="none" w:sz="0" w:space="0" w:color="auto"/>
        <w:left w:val="none" w:sz="0" w:space="0" w:color="auto"/>
        <w:bottom w:val="none" w:sz="0" w:space="0" w:color="auto"/>
        <w:right w:val="none" w:sz="0" w:space="0" w:color="auto"/>
      </w:divBdr>
    </w:div>
    <w:div w:id="109861614">
      <w:marLeft w:val="0"/>
      <w:marRight w:val="0"/>
      <w:marTop w:val="0"/>
      <w:marBottom w:val="0"/>
      <w:divBdr>
        <w:top w:val="none" w:sz="0" w:space="0" w:color="auto"/>
        <w:left w:val="none" w:sz="0" w:space="0" w:color="auto"/>
        <w:bottom w:val="none" w:sz="0" w:space="0" w:color="auto"/>
        <w:right w:val="none" w:sz="0" w:space="0" w:color="auto"/>
      </w:divBdr>
    </w:div>
    <w:div w:id="143739974">
      <w:marLeft w:val="0"/>
      <w:marRight w:val="0"/>
      <w:marTop w:val="0"/>
      <w:marBottom w:val="0"/>
      <w:divBdr>
        <w:top w:val="none" w:sz="0" w:space="0" w:color="auto"/>
        <w:left w:val="none" w:sz="0" w:space="0" w:color="auto"/>
        <w:bottom w:val="none" w:sz="0" w:space="0" w:color="auto"/>
        <w:right w:val="none" w:sz="0" w:space="0" w:color="auto"/>
      </w:divBdr>
    </w:div>
    <w:div w:id="148257410">
      <w:marLeft w:val="0"/>
      <w:marRight w:val="0"/>
      <w:marTop w:val="0"/>
      <w:marBottom w:val="0"/>
      <w:divBdr>
        <w:top w:val="none" w:sz="0" w:space="0" w:color="auto"/>
        <w:left w:val="none" w:sz="0" w:space="0" w:color="auto"/>
        <w:bottom w:val="none" w:sz="0" w:space="0" w:color="auto"/>
        <w:right w:val="none" w:sz="0" w:space="0" w:color="auto"/>
      </w:divBdr>
    </w:div>
    <w:div w:id="175269433">
      <w:marLeft w:val="0"/>
      <w:marRight w:val="0"/>
      <w:marTop w:val="0"/>
      <w:marBottom w:val="0"/>
      <w:divBdr>
        <w:top w:val="none" w:sz="0" w:space="0" w:color="auto"/>
        <w:left w:val="none" w:sz="0" w:space="0" w:color="auto"/>
        <w:bottom w:val="none" w:sz="0" w:space="0" w:color="auto"/>
        <w:right w:val="none" w:sz="0" w:space="0" w:color="auto"/>
      </w:divBdr>
    </w:div>
    <w:div w:id="179393190">
      <w:marLeft w:val="0"/>
      <w:marRight w:val="0"/>
      <w:marTop w:val="0"/>
      <w:marBottom w:val="0"/>
      <w:divBdr>
        <w:top w:val="none" w:sz="0" w:space="0" w:color="auto"/>
        <w:left w:val="none" w:sz="0" w:space="0" w:color="auto"/>
        <w:bottom w:val="none" w:sz="0" w:space="0" w:color="auto"/>
        <w:right w:val="none" w:sz="0" w:space="0" w:color="auto"/>
      </w:divBdr>
    </w:div>
    <w:div w:id="181556599">
      <w:marLeft w:val="0"/>
      <w:marRight w:val="0"/>
      <w:marTop w:val="0"/>
      <w:marBottom w:val="0"/>
      <w:divBdr>
        <w:top w:val="none" w:sz="0" w:space="0" w:color="auto"/>
        <w:left w:val="none" w:sz="0" w:space="0" w:color="auto"/>
        <w:bottom w:val="none" w:sz="0" w:space="0" w:color="auto"/>
        <w:right w:val="none" w:sz="0" w:space="0" w:color="auto"/>
      </w:divBdr>
    </w:div>
    <w:div w:id="181744282">
      <w:marLeft w:val="0"/>
      <w:marRight w:val="0"/>
      <w:marTop w:val="0"/>
      <w:marBottom w:val="0"/>
      <w:divBdr>
        <w:top w:val="none" w:sz="0" w:space="0" w:color="auto"/>
        <w:left w:val="none" w:sz="0" w:space="0" w:color="auto"/>
        <w:bottom w:val="none" w:sz="0" w:space="0" w:color="auto"/>
        <w:right w:val="none" w:sz="0" w:space="0" w:color="auto"/>
      </w:divBdr>
    </w:div>
    <w:div w:id="184448086">
      <w:marLeft w:val="0"/>
      <w:marRight w:val="0"/>
      <w:marTop w:val="0"/>
      <w:marBottom w:val="0"/>
      <w:divBdr>
        <w:top w:val="none" w:sz="0" w:space="0" w:color="auto"/>
        <w:left w:val="none" w:sz="0" w:space="0" w:color="auto"/>
        <w:bottom w:val="none" w:sz="0" w:space="0" w:color="auto"/>
        <w:right w:val="none" w:sz="0" w:space="0" w:color="auto"/>
      </w:divBdr>
    </w:div>
    <w:div w:id="195508996">
      <w:marLeft w:val="0"/>
      <w:marRight w:val="0"/>
      <w:marTop w:val="0"/>
      <w:marBottom w:val="0"/>
      <w:divBdr>
        <w:top w:val="none" w:sz="0" w:space="0" w:color="auto"/>
        <w:left w:val="none" w:sz="0" w:space="0" w:color="auto"/>
        <w:bottom w:val="none" w:sz="0" w:space="0" w:color="auto"/>
        <w:right w:val="none" w:sz="0" w:space="0" w:color="auto"/>
      </w:divBdr>
    </w:div>
    <w:div w:id="197672049">
      <w:marLeft w:val="0"/>
      <w:marRight w:val="0"/>
      <w:marTop w:val="0"/>
      <w:marBottom w:val="0"/>
      <w:divBdr>
        <w:top w:val="none" w:sz="0" w:space="0" w:color="auto"/>
        <w:left w:val="none" w:sz="0" w:space="0" w:color="auto"/>
        <w:bottom w:val="none" w:sz="0" w:space="0" w:color="auto"/>
        <w:right w:val="none" w:sz="0" w:space="0" w:color="auto"/>
      </w:divBdr>
    </w:div>
    <w:div w:id="202598057">
      <w:marLeft w:val="0"/>
      <w:marRight w:val="0"/>
      <w:marTop w:val="0"/>
      <w:marBottom w:val="0"/>
      <w:divBdr>
        <w:top w:val="none" w:sz="0" w:space="0" w:color="auto"/>
        <w:left w:val="none" w:sz="0" w:space="0" w:color="auto"/>
        <w:bottom w:val="none" w:sz="0" w:space="0" w:color="auto"/>
        <w:right w:val="none" w:sz="0" w:space="0" w:color="auto"/>
      </w:divBdr>
    </w:div>
    <w:div w:id="256712221">
      <w:marLeft w:val="0"/>
      <w:marRight w:val="0"/>
      <w:marTop w:val="0"/>
      <w:marBottom w:val="0"/>
      <w:divBdr>
        <w:top w:val="none" w:sz="0" w:space="0" w:color="auto"/>
        <w:left w:val="none" w:sz="0" w:space="0" w:color="auto"/>
        <w:bottom w:val="none" w:sz="0" w:space="0" w:color="auto"/>
        <w:right w:val="none" w:sz="0" w:space="0" w:color="auto"/>
      </w:divBdr>
    </w:div>
    <w:div w:id="262691823">
      <w:marLeft w:val="0"/>
      <w:marRight w:val="0"/>
      <w:marTop w:val="0"/>
      <w:marBottom w:val="0"/>
      <w:divBdr>
        <w:top w:val="none" w:sz="0" w:space="0" w:color="auto"/>
        <w:left w:val="none" w:sz="0" w:space="0" w:color="auto"/>
        <w:bottom w:val="none" w:sz="0" w:space="0" w:color="auto"/>
        <w:right w:val="none" w:sz="0" w:space="0" w:color="auto"/>
      </w:divBdr>
    </w:div>
    <w:div w:id="279800028">
      <w:marLeft w:val="0"/>
      <w:marRight w:val="0"/>
      <w:marTop w:val="0"/>
      <w:marBottom w:val="0"/>
      <w:divBdr>
        <w:top w:val="none" w:sz="0" w:space="0" w:color="auto"/>
        <w:left w:val="none" w:sz="0" w:space="0" w:color="auto"/>
        <w:bottom w:val="none" w:sz="0" w:space="0" w:color="auto"/>
        <w:right w:val="none" w:sz="0" w:space="0" w:color="auto"/>
      </w:divBdr>
    </w:div>
    <w:div w:id="311637569">
      <w:marLeft w:val="0"/>
      <w:marRight w:val="0"/>
      <w:marTop w:val="0"/>
      <w:marBottom w:val="0"/>
      <w:divBdr>
        <w:top w:val="none" w:sz="0" w:space="0" w:color="auto"/>
        <w:left w:val="none" w:sz="0" w:space="0" w:color="auto"/>
        <w:bottom w:val="none" w:sz="0" w:space="0" w:color="auto"/>
        <w:right w:val="none" w:sz="0" w:space="0" w:color="auto"/>
      </w:divBdr>
    </w:div>
    <w:div w:id="387993612">
      <w:marLeft w:val="0"/>
      <w:marRight w:val="0"/>
      <w:marTop w:val="0"/>
      <w:marBottom w:val="0"/>
      <w:divBdr>
        <w:top w:val="none" w:sz="0" w:space="0" w:color="auto"/>
        <w:left w:val="none" w:sz="0" w:space="0" w:color="auto"/>
        <w:bottom w:val="none" w:sz="0" w:space="0" w:color="auto"/>
        <w:right w:val="none" w:sz="0" w:space="0" w:color="auto"/>
      </w:divBdr>
    </w:div>
    <w:div w:id="409081475">
      <w:marLeft w:val="0"/>
      <w:marRight w:val="0"/>
      <w:marTop w:val="0"/>
      <w:marBottom w:val="0"/>
      <w:divBdr>
        <w:top w:val="none" w:sz="0" w:space="0" w:color="auto"/>
        <w:left w:val="none" w:sz="0" w:space="0" w:color="auto"/>
        <w:bottom w:val="none" w:sz="0" w:space="0" w:color="auto"/>
        <w:right w:val="none" w:sz="0" w:space="0" w:color="auto"/>
      </w:divBdr>
    </w:div>
    <w:div w:id="460927665">
      <w:marLeft w:val="0"/>
      <w:marRight w:val="0"/>
      <w:marTop w:val="0"/>
      <w:marBottom w:val="0"/>
      <w:divBdr>
        <w:top w:val="none" w:sz="0" w:space="0" w:color="auto"/>
        <w:left w:val="none" w:sz="0" w:space="0" w:color="auto"/>
        <w:bottom w:val="none" w:sz="0" w:space="0" w:color="auto"/>
        <w:right w:val="none" w:sz="0" w:space="0" w:color="auto"/>
      </w:divBdr>
    </w:div>
    <w:div w:id="469329373">
      <w:marLeft w:val="0"/>
      <w:marRight w:val="0"/>
      <w:marTop w:val="0"/>
      <w:marBottom w:val="0"/>
      <w:divBdr>
        <w:top w:val="none" w:sz="0" w:space="0" w:color="auto"/>
        <w:left w:val="none" w:sz="0" w:space="0" w:color="auto"/>
        <w:bottom w:val="none" w:sz="0" w:space="0" w:color="auto"/>
        <w:right w:val="none" w:sz="0" w:space="0" w:color="auto"/>
      </w:divBdr>
    </w:div>
    <w:div w:id="506210054">
      <w:marLeft w:val="0"/>
      <w:marRight w:val="0"/>
      <w:marTop w:val="0"/>
      <w:marBottom w:val="0"/>
      <w:divBdr>
        <w:top w:val="none" w:sz="0" w:space="0" w:color="auto"/>
        <w:left w:val="none" w:sz="0" w:space="0" w:color="auto"/>
        <w:bottom w:val="none" w:sz="0" w:space="0" w:color="auto"/>
        <w:right w:val="none" w:sz="0" w:space="0" w:color="auto"/>
      </w:divBdr>
    </w:div>
    <w:div w:id="530384464">
      <w:marLeft w:val="0"/>
      <w:marRight w:val="0"/>
      <w:marTop w:val="0"/>
      <w:marBottom w:val="0"/>
      <w:divBdr>
        <w:top w:val="none" w:sz="0" w:space="0" w:color="auto"/>
        <w:left w:val="none" w:sz="0" w:space="0" w:color="auto"/>
        <w:bottom w:val="none" w:sz="0" w:space="0" w:color="auto"/>
        <w:right w:val="none" w:sz="0" w:space="0" w:color="auto"/>
      </w:divBdr>
    </w:div>
    <w:div w:id="538324550">
      <w:marLeft w:val="0"/>
      <w:marRight w:val="0"/>
      <w:marTop w:val="0"/>
      <w:marBottom w:val="0"/>
      <w:divBdr>
        <w:top w:val="none" w:sz="0" w:space="0" w:color="auto"/>
        <w:left w:val="none" w:sz="0" w:space="0" w:color="auto"/>
        <w:bottom w:val="none" w:sz="0" w:space="0" w:color="auto"/>
        <w:right w:val="none" w:sz="0" w:space="0" w:color="auto"/>
      </w:divBdr>
    </w:div>
    <w:div w:id="544291978">
      <w:marLeft w:val="0"/>
      <w:marRight w:val="0"/>
      <w:marTop w:val="0"/>
      <w:marBottom w:val="0"/>
      <w:divBdr>
        <w:top w:val="none" w:sz="0" w:space="0" w:color="auto"/>
        <w:left w:val="none" w:sz="0" w:space="0" w:color="auto"/>
        <w:bottom w:val="none" w:sz="0" w:space="0" w:color="auto"/>
        <w:right w:val="none" w:sz="0" w:space="0" w:color="auto"/>
      </w:divBdr>
    </w:div>
    <w:div w:id="545527119">
      <w:marLeft w:val="0"/>
      <w:marRight w:val="0"/>
      <w:marTop w:val="0"/>
      <w:marBottom w:val="0"/>
      <w:divBdr>
        <w:top w:val="none" w:sz="0" w:space="0" w:color="auto"/>
        <w:left w:val="none" w:sz="0" w:space="0" w:color="auto"/>
        <w:bottom w:val="none" w:sz="0" w:space="0" w:color="auto"/>
        <w:right w:val="none" w:sz="0" w:space="0" w:color="auto"/>
      </w:divBdr>
    </w:div>
    <w:div w:id="598367016">
      <w:marLeft w:val="0"/>
      <w:marRight w:val="0"/>
      <w:marTop w:val="0"/>
      <w:marBottom w:val="0"/>
      <w:divBdr>
        <w:top w:val="none" w:sz="0" w:space="0" w:color="auto"/>
        <w:left w:val="none" w:sz="0" w:space="0" w:color="auto"/>
        <w:bottom w:val="none" w:sz="0" w:space="0" w:color="auto"/>
        <w:right w:val="none" w:sz="0" w:space="0" w:color="auto"/>
      </w:divBdr>
    </w:div>
    <w:div w:id="724305033">
      <w:marLeft w:val="0"/>
      <w:marRight w:val="0"/>
      <w:marTop w:val="0"/>
      <w:marBottom w:val="0"/>
      <w:divBdr>
        <w:top w:val="none" w:sz="0" w:space="0" w:color="auto"/>
        <w:left w:val="none" w:sz="0" w:space="0" w:color="auto"/>
        <w:bottom w:val="none" w:sz="0" w:space="0" w:color="auto"/>
        <w:right w:val="none" w:sz="0" w:space="0" w:color="auto"/>
      </w:divBdr>
    </w:div>
    <w:div w:id="744179966">
      <w:bodyDiv w:val="1"/>
      <w:marLeft w:val="0"/>
      <w:marRight w:val="0"/>
      <w:marTop w:val="0"/>
      <w:marBottom w:val="0"/>
      <w:divBdr>
        <w:top w:val="none" w:sz="0" w:space="0" w:color="auto"/>
        <w:left w:val="none" w:sz="0" w:space="0" w:color="auto"/>
        <w:bottom w:val="none" w:sz="0" w:space="0" w:color="auto"/>
        <w:right w:val="none" w:sz="0" w:space="0" w:color="auto"/>
      </w:divBdr>
      <w:divsChild>
        <w:div w:id="1113207987">
          <w:marLeft w:val="0"/>
          <w:marRight w:val="0"/>
          <w:marTop w:val="0"/>
          <w:marBottom w:val="0"/>
          <w:divBdr>
            <w:top w:val="none" w:sz="0" w:space="0" w:color="auto"/>
            <w:left w:val="none" w:sz="0" w:space="0" w:color="auto"/>
            <w:bottom w:val="none" w:sz="0" w:space="0" w:color="auto"/>
            <w:right w:val="none" w:sz="0" w:space="0" w:color="auto"/>
          </w:divBdr>
          <w:divsChild>
            <w:div w:id="335888353">
              <w:marLeft w:val="0"/>
              <w:marRight w:val="0"/>
              <w:marTop w:val="0"/>
              <w:marBottom w:val="0"/>
              <w:divBdr>
                <w:top w:val="none" w:sz="0" w:space="0" w:color="auto"/>
                <w:left w:val="none" w:sz="0" w:space="0" w:color="auto"/>
                <w:bottom w:val="none" w:sz="0" w:space="0" w:color="auto"/>
                <w:right w:val="none" w:sz="0" w:space="0" w:color="auto"/>
              </w:divBdr>
              <w:divsChild>
                <w:div w:id="266276058">
                  <w:marLeft w:val="0"/>
                  <w:marRight w:val="150"/>
                  <w:marTop w:val="0"/>
                  <w:marBottom w:val="0"/>
                  <w:divBdr>
                    <w:top w:val="none" w:sz="0" w:space="0" w:color="auto"/>
                    <w:left w:val="none" w:sz="0" w:space="0" w:color="auto"/>
                    <w:bottom w:val="none" w:sz="0" w:space="0" w:color="auto"/>
                    <w:right w:val="none" w:sz="0" w:space="0" w:color="auto"/>
                  </w:divBdr>
                  <w:divsChild>
                    <w:div w:id="16368307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283532574">
          <w:marLeft w:val="0"/>
          <w:marRight w:val="150"/>
          <w:marTop w:val="0"/>
          <w:marBottom w:val="0"/>
          <w:divBdr>
            <w:top w:val="none" w:sz="0" w:space="0" w:color="auto"/>
            <w:left w:val="none" w:sz="0" w:space="0" w:color="auto"/>
            <w:bottom w:val="none" w:sz="0" w:space="0" w:color="auto"/>
            <w:right w:val="none" w:sz="0" w:space="0" w:color="auto"/>
          </w:divBdr>
          <w:divsChild>
            <w:div w:id="14505877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58722513">
      <w:marLeft w:val="0"/>
      <w:marRight w:val="0"/>
      <w:marTop w:val="0"/>
      <w:marBottom w:val="0"/>
      <w:divBdr>
        <w:top w:val="none" w:sz="0" w:space="0" w:color="auto"/>
        <w:left w:val="none" w:sz="0" w:space="0" w:color="auto"/>
        <w:bottom w:val="none" w:sz="0" w:space="0" w:color="auto"/>
        <w:right w:val="none" w:sz="0" w:space="0" w:color="auto"/>
      </w:divBdr>
    </w:div>
    <w:div w:id="820393828">
      <w:marLeft w:val="0"/>
      <w:marRight w:val="0"/>
      <w:marTop w:val="0"/>
      <w:marBottom w:val="0"/>
      <w:divBdr>
        <w:top w:val="none" w:sz="0" w:space="0" w:color="auto"/>
        <w:left w:val="none" w:sz="0" w:space="0" w:color="auto"/>
        <w:bottom w:val="none" w:sz="0" w:space="0" w:color="auto"/>
        <w:right w:val="none" w:sz="0" w:space="0" w:color="auto"/>
      </w:divBdr>
    </w:div>
    <w:div w:id="846020953">
      <w:marLeft w:val="0"/>
      <w:marRight w:val="0"/>
      <w:marTop w:val="0"/>
      <w:marBottom w:val="0"/>
      <w:divBdr>
        <w:top w:val="none" w:sz="0" w:space="0" w:color="auto"/>
        <w:left w:val="none" w:sz="0" w:space="0" w:color="auto"/>
        <w:bottom w:val="none" w:sz="0" w:space="0" w:color="auto"/>
        <w:right w:val="none" w:sz="0" w:space="0" w:color="auto"/>
      </w:divBdr>
    </w:div>
    <w:div w:id="853376033">
      <w:marLeft w:val="0"/>
      <w:marRight w:val="0"/>
      <w:marTop w:val="0"/>
      <w:marBottom w:val="0"/>
      <w:divBdr>
        <w:top w:val="none" w:sz="0" w:space="0" w:color="auto"/>
        <w:left w:val="none" w:sz="0" w:space="0" w:color="auto"/>
        <w:bottom w:val="none" w:sz="0" w:space="0" w:color="auto"/>
        <w:right w:val="none" w:sz="0" w:space="0" w:color="auto"/>
      </w:divBdr>
    </w:div>
    <w:div w:id="862742270">
      <w:marLeft w:val="0"/>
      <w:marRight w:val="0"/>
      <w:marTop w:val="0"/>
      <w:marBottom w:val="0"/>
      <w:divBdr>
        <w:top w:val="none" w:sz="0" w:space="0" w:color="auto"/>
        <w:left w:val="none" w:sz="0" w:space="0" w:color="auto"/>
        <w:bottom w:val="none" w:sz="0" w:space="0" w:color="auto"/>
        <w:right w:val="none" w:sz="0" w:space="0" w:color="auto"/>
      </w:divBdr>
    </w:div>
    <w:div w:id="875773575">
      <w:marLeft w:val="0"/>
      <w:marRight w:val="0"/>
      <w:marTop w:val="0"/>
      <w:marBottom w:val="0"/>
      <w:divBdr>
        <w:top w:val="none" w:sz="0" w:space="0" w:color="auto"/>
        <w:left w:val="none" w:sz="0" w:space="0" w:color="auto"/>
        <w:bottom w:val="none" w:sz="0" w:space="0" w:color="auto"/>
        <w:right w:val="none" w:sz="0" w:space="0" w:color="auto"/>
      </w:divBdr>
    </w:div>
    <w:div w:id="886987568">
      <w:marLeft w:val="0"/>
      <w:marRight w:val="0"/>
      <w:marTop w:val="0"/>
      <w:marBottom w:val="0"/>
      <w:divBdr>
        <w:top w:val="none" w:sz="0" w:space="0" w:color="auto"/>
        <w:left w:val="none" w:sz="0" w:space="0" w:color="auto"/>
        <w:bottom w:val="none" w:sz="0" w:space="0" w:color="auto"/>
        <w:right w:val="none" w:sz="0" w:space="0" w:color="auto"/>
      </w:divBdr>
    </w:div>
    <w:div w:id="925726022">
      <w:marLeft w:val="0"/>
      <w:marRight w:val="0"/>
      <w:marTop w:val="0"/>
      <w:marBottom w:val="0"/>
      <w:divBdr>
        <w:top w:val="none" w:sz="0" w:space="0" w:color="auto"/>
        <w:left w:val="none" w:sz="0" w:space="0" w:color="auto"/>
        <w:bottom w:val="none" w:sz="0" w:space="0" w:color="auto"/>
        <w:right w:val="none" w:sz="0" w:space="0" w:color="auto"/>
      </w:divBdr>
    </w:div>
    <w:div w:id="928081093">
      <w:marLeft w:val="0"/>
      <w:marRight w:val="0"/>
      <w:marTop w:val="0"/>
      <w:marBottom w:val="0"/>
      <w:divBdr>
        <w:top w:val="none" w:sz="0" w:space="0" w:color="auto"/>
        <w:left w:val="none" w:sz="0" w:space="0" w:color="auto"/>
        <w:bottom w:val="none" w:sz="0" w:space="0" w:color="auto"/>
        <w:right w:val="none" w:sz="0" w:space="0" w:color="auto"/>
      </w:divBdr>
    </w:div>
    <w:div w:id="929699544">
      <w:marLeft w:val="0"/>
      <w:marRight w:val="0"/>
      <w:marTop w:val="0"/>
      <w:marBottom w:val="0"/>
      <w:divBdr>
        <w:top w:val="none" w:sz="0" w:space="0" w:color="auto"/>
        <w:left w:val="none" w:sz="0" w:space="0" w:color="auto"/>
        <w:bottom w:val="none" w:sz="0" w:space="0" w:color="auto"/>
        <w:right w:val="none" w:sz="0" w:space="0" w:color="auto"/>
      </w:divBdr>
    </w:div>
    <w:div w:id="936984800">
      <w:marLeft w:val="0"/>
      <w:marRight w:val="0"/>
      <w:marTop w:val="0"/>
      <w:marBottom w:val="0"/>
      <w:divBdr>
        <w:top w:val="none" w:sz="0" w:space="0" w:color="auto"/>
        <w:left w:val="none" w:sz="0" w:space="0" w:color="auto"/>
        <w:bottom w:val="none" w:sz="0" w:space="0" w:color="auto"/>
        <w:right w:val="none" w:sz="0" w:space="0" w:color="auto"/>
      </w:divBdr>
    </w:div>
    <w:div w:id="938027278">
      <w:marLeft w:val="0"/>
      <w:marRight w:val="0"/>
      <w:marTop w:val="0"/>
      <w:marBottom w:val="0"/>
      <w:divBdr>
        <w:top w:val="none" w:sz="0" w:space="0" w:color="auto"/>
        <w:left w:val="none" w:sz="0" w:space="0" w:color="auto"/>
        <w:bottom w:val="none" w:sz="0" w:space="0" w:color="auto"/>
        <w:right w:val="none" w:sz="0" w:space="0" w:color="auto"/>
      </w:divBdr>
    </w:div>
    <w:div w:id="945620121">
      <w:marLeft w:val="0"/>
      <w:marRight w:val="0"/>
      <w:marTop w:val="0"/>
      <w:marBottom w:val="0"/>
      <w:divBdr>
        <w:top w:val="none" w:sz="0" w:space="0" w:color="auto"/>
        <w:left w:val="none" w:sz="0" w:space="0" w:color="auto"/>
        <w:bottom w:val="none" w:sz="0" w:space="0" w:color="auto"/>
        <w:right w:val="none" w:sz="0" w:space="0" w:color="auto"/>
      </w:divBdr>
    </w:div>
    <w:div w:id="948899746">
      <w:marLeft w:val="0"/>
      <w:marRight w:val="0"/>
      <w:marTop w:val="0"/>
      <w:marBottom w:val="0"/>
      <w:divBdr>
        <w:top w:val="none" w:sz="0" w:space="0" w:color="auto"/>
        <w:left w:val="none" w:sz="0" w:space="0" w:color="auto"/>
        <w:bottom w:val="none" w:sz="0" w:space="0" w:color="auto"/>
        <w:right w:val="none" w:sz="0" w:space="0" w:color="auto"/>
      </w:divBdr>
    </w:div>
    <w:div w:id="959335952">
      <w:marLeft w:val="0"/>
      <w:marRight w:val="0"/>
      <w:marTop w:val="0"/>
      <w:marBottom w:val="0"/>
      <w:divBdr>
        <w:top w:val="none" w:sz="0" w:space="0" w:color="auto"/>
        <w:left w:val="none" w:sz="0" w:space="0" w:color="auto"/>
        <w:bottom w:val="none" w:sz="0" w:space="0" w:color="auto"/>
        <w:right w:val="none" w:sz="0" w:space="0" w:color="auto"/>
      </w:divBdr>
    </w:div>
    <w:div w:id="991132392">
      <w:marLeft w:val="0"/>
      <w:marRight w:val="0"/>
      <w:marTop w:val="0"/>
      <w:marBottom w:val="0"/>
      <w:divBdr>
        <w:top w:val="none" w:sz="0" w:space="0" w:color="auto"/>
        <w:left w:val="none" w:sz="0" w:space="0" w:color="auto"/>
        <w:bottom w:val="none" w:sz="0" w:space="0" w:color="auto"/>
        <w:right w:val="none" w:sz="0" w:space="0" w:color="auto"/>
      </w:divBdr>
    </w:div>
    <w:div w:id="1002390097">
      <w:marLeft w:val="0"/>
      <w:marRight w:val="0"/>
      <w:marTop w:val="0"/>
      <w:marBottom w:val="0"/>
      <w:divBdr>
        <w:top w:val="none" w:sz="0" w:space="0" w:color="auto"/>
        <w:left w:val="none" w:sz="0" w:space="0" w:color="auto"/>
        <w:bottom w:val="none" w:sz="0" w:space="0" w:color="auto"/>
        <w:right w:val="none" w:sz="0" w:space="0" w:color="auto"/>
      </w:divBdr>
    </w:div>
    <w:div w:id="1011025429">
      <w:marLeft w:val="0"/>
      <w:marRight w:val="0"/>
      <w:marTop w:val="0"/>
      <w:marBottom w:val="0"/>
      <w:divBdr>
        <w:top w:val="none" w:sz="0" w:space="0" w:color="auto"/>
        <w:left w:val="none" w:sz="0" w:space="0" w:color="auto"/>
        <w:bottom w:val="none" w:sz="0" w:space="0" w:color="auto"/>
        <w:right w:val="none" w:sz="0" w:space="0" w:color="auto"/>
      </w:divBdr>
    </w:div>
    <w:div w:id="1011878580">
      <w:bodyDiv w:val="1"/>
      <w:marLeft w:val="0"/>
      <w:marRight w:val="0"/>
      <w:marTop w:val="0"/>
      <w:marBottom w:val="0"/>
      <w:divBdr>
        <w:top w:val="none" w:sz="0" w:space="0" w:color="auto"/>
        <w:left w:val="none" w:sz="0" w:space="0" w:color="auto"/>
        <w:bottom w:val="none" w:sz="0" w:space="0" w:color="auto"/>
        <w:right w:val="none" w:sz="0" w:space="0" w:color="auto"/>
      </w:divBdr>
    </w:div>
    <w:div w:id="1037195385">
      <w:marLeft w:val="0"/>
      <w:marRight w:val="0"/>
      <w:marTop w:val="0"/>
      <w:marBottom w:val="0"/>
      <w:divBdr>
        <w:top w:val="none" w:sz="0" w:space="0" w:color="auto"/>
        <w:left w:val="none" w:sz="0" w:space="0" w:color="auto"/>
        <w:bottom w:val="none" w:sz="0" w:space="0" w:color="auto"/>
        <w:right w:val="none" w:sz="0" w:space="0" w:color="auto"/>
      </w:divBdr>
    </w:div>
    <w:div w:id="1074668650">
      <w:marLeft w:val="0"/>
      <w:marRight w:val="0"/>
      <w:marTop w:val="0"/>
      <w:marBottom w:val="0"/>
      <w:divBdr>
        <w:top w:val="none" w:sz="0" w:space="0" w:color="auto"/>
        <w:left w:val="none" w:sz="0" w:space="0" w:color="auto"/>
        <w:bottom w:val="none" w:sz="0" w:space="0" w:color="auto"/>
        <w:right w:val="none" w:sz="0" w:space="0" w:color="auto"/>
      </w:divBdr>
    </w:div>
    <w:div w:id="1122846625">
      <w:marLeft w:val="0"/>
      <w:marRight w:val="0"/>
      <w:marTop w:val="0"/>
      <w:marBottom w:val="0"/>
      <w:divBdr>
        <w:top w:val="none" w:sz="0" w:space="0" w:color="auto"/>
        <w:left w:val="none" w:sz="0" w:space="0" w:color="auto"/>
        <w:bottom w:val="none" w:sz="0" w:space="0" w:color="auto"/>
        <w:right w:val="none" w:sz="0" w:space="0" w:color="auto"/>
      </w:divBdr>
    </w:div>
    <w:div w:id="1141852083">
      <w:marLeft w:val="0"/>
      <w:marRight w:val="0"/>
      <w:marTop w:val="0"/>
      <w:marBottom w:val="0"/>
      <w:divBdr>
        <w:top w:val="none" w:sz="0" w:space="0" w:color="auto"/>
        <w:left w:val="none" w:sz="0" w:space="0" w:color="auto"/>
        <w:bottom w:val="none" w:sz="0" w:space="0" w:color="auto"/>
        <w:right w:val="none" w:sz="0" w:space="0" w:color="auto"/>
      </w:divBdr>
    </w:div>
    <w:div w:id="1174806831">
      <w:marLeft w:val="0"/>
      <w:marRight w:val="0"/>
      <w:marTop w:val="0"/>
      <w:marBottom w:val="0"/>
      <w:divBdr>
        <w:top w:val="none" w:sz="0" w:space="0" w:color="auto"/>
        <w:left w:val="none" w:sz="0" w:space="0" w:color="auto"/>
        <w:bottom w:val="none" w:sz="0" w:space="0" w:color="auto"/>
        <w:right w:val="none" w:sz="0" w:space="0" w:color="auto"/>
      </w:divBdr>
    </w:div>
    <w:div w:id="1188257119">
      <w:bodyDiv w:val="1"/>
      <w:marLeft w:val="0"/>
      <w:marRight w:val="0"/>
      <w:marTop w:val="0"/>
      <w:marBottom w:val="0"/>
      <w:divBdr>
        <w:top w:val="none" w:sz="0" w:space="0" w:color="auto"/>
        <w:left w:val="none" w:sz="0" w:space="0" w:color="auto"/>
        <w:bottom w:val="none" w:sz="0" w:space="0" w:color="auto"/>
        <w:right w:val="none" w:sz="0" w:space="0" w:color="auto"/>
      </w:divBdr>
      <w:divsChild>
        <w:div w:id="416902397">
          <w:marLeft w:val="0"/>
          <w:marRight w:val="0"/>
          <w:marTop w:val="0"/>
          <w:marBottom w:val="0"/>
          <w:divBdr>
            <w:top w:val="none" w:sz="0" w:space="0" w:color="auto"/>
            <w:left w:val="none" w:sz="0" w:space="0" w:color="auto"/>
            <w:bottom w:val="none" w:sz="0" w:space="0" w:color="auto"/>
            <w:right w:val="none" w:sz="0" w:space="0" w:color="auto"/>
          </w:divBdr>
          <w:divsChild>
            <w:div w:id="2060740212">
              <w:marLeft w:val="0"/>
              <w:marRight w:val="0"/>
              <w:marTop w:val="0"/>
              <w:marBottom w:val="0"/>
              <w:divBdr>
                <w:top w:val="none" w:sz="0" w:space="0" w:color="auto"/>
                <w:left w:val="none" w:sz="0" w:space="0" w:color="auto"/>
                <w:bottom w:val="none" w:sz="0" w:space="0" w:color="auto"/>
                <w:right w:val="none" w:sz="0" w:space="0" w:color="auto"/>
              </w:divBdr>
              <w:divsChild>
                <w:div w:id="1129203590">
                  <w:marLeft w:val="0"/>
                  <w:marRight w:val="150"/>
                  <w:marTop w:val="0"/>
                  <w:marBottom w:val="0"/>
                  <w:divBdr>
                    <w:top w:val="none" w:sz="0" w:space="0" w:color="auto"/>
                    <w:left w:val="none" w:sz="0" w:space="0" w:color="auto"/>
                    <w:bottom w:val="none" w:sz="0" w:space="0" w:color="auto"/>
                    <w:right w:val="none" w:sz="0" w:space="0" w:color="auto"/>
                  </w:divBdr>
                  <w:divsChild>
                    <w:div w:id="1300237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387991630">
          <w:marLeft w:val="0"/>
          <w:marRight w:val="150"/>
          <w:marTop w:val="0"/>
          <w:marBottom w:val="0"/>
          <w:divBdr>
            <w:top w:val="none" w:sz="0" w:space="0" w:color="auto"/>
            <w:left w:val="none" w:sz="0" w:space="0" w:color="auto"/>
            <w:bottom w:val="none" w:sz="0" w:space="0" w:color="auto"/>
            <w:right w:val="none" w:sz="0" w:space="0" w:color="auto"/>
          </w:divBdr>
          <w:divsChild>
            <w:div w:id="14653947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93231404">
      <w:bodyDiv w:val="1"/>
      <w:marLeft w:val="0"/>
      <w:marRight w:val="0"/>
      <w:marTop w:val="0"/>
      <w:marBottom w:val="0"/>
      <w:divBdr>
        <w:top w:val="none" w:sz="0" w:space="0" w:color="auto"/>
        <w:left w:val="none" w:sz="0" w:space="0" w:color="auto"/>
        <w:bottom w:val="none" w:sz="0" w:space="0" w:color="auto"/>
        <w:right w:val="none" w:sz="0" w:space="0" w:color="auto"/>
      </w:divBdr>
    </w:div>
    <w:div w:id="1198660940">
      <w:marLeft w:val="0"/>
      <w:marRight w:val="0"/>
      <w:marTop w:val="0"/>
      <w:marBottom w:val="0"/>
      <w:divBdr>
        <w:top w:val="none" w:sz="0" w:space="0" w:color="auto"/>
        <w:left w:val="none" w:sz="0" w:space="0" w:color="auto"/>
        <w:bottom w:val="none" w:sz="0" w:space="0" w:color="auto"/>
        <w:right w:val="none" w:sz="0" w:space="0" w:color="auto"/>
      </w:divBdr>
    </w:div>
    <w:div w:id="1203127269">
      <w:marLeft w:val="0"/>
      <w:marRight w:val="0"/>
      <w:marTop w:val="0"/>
      <w:marBottom w:val="0"/>
      <w:divBdr>
        <w:top w:val="none" w:sz="0" w:space="0" w:color="auto"/>
        <w:left w:val="none" w:sz="0" w:space="0" w:color="auto"/>
        <w:bottom w:val="none" w:sz="0" w:space="0" w:color="auto"/>
        <w:right w:val="none" w:sz="0" w:space="0" w:color="auto"/>
      </w:divBdr>
    </w:div>
    <w:div w:id="1212184721">
      <w:marLeft w:val="0"/>
      <w:marRight w:val="0"/>
      <w:marTop w:val="0"/>
      <w:marBottom w:val="0"/>
      <w:divBdr>
        <w:top w:val="none" w:sz="0" w:space="0" w:color="auto"/>
        <w:left w:val="none" w:sz="0" w:space="0" w:color="auto"/>
        <w:bottom w:val="none" w:sz="0" w:space="0" w:color="auto"/>
        <w:right w:val="none" w:sz="0" w:space="0" w:color="auto"/>
      </w:divBdr>
    </w:div>
    <w:div w:id="1214348143">
      <w:marLeft w:val="0"/>
      <w:marRight w:val="0"/>
      <w:marTop w:val="0"/>
      <w:marBottom w:val="0"/>
      <w:divBdr>
        <w:top w:val="none" w:sz="0" w:space="0" w:color="auto"/>
        <w:left w:val="none" w:sz="0" w:space="0" w:color="auto"/>
        <w:bottom w:val="none" w:sz="0" w:space="0" w:color="auto"/>
        <w:right w:val="none" w:sz="0" w:space="0" w:color="auto"/>
      </w:divBdr>
    </w:div>
    <w:div w:id="1215506954">
      <w:marLeft w:val="0"/>
      <w:marRight w:val="0"/>
      <w:marTop w:val="0"/>
      <w:marBottom w:val="0"/>
      <w:divBdr>
        <w:top w:val="none" w:sz="0" w:space="0" w:color="auto"/>
        <w:left w:val="none" w:sz="0" w:space="0" w:color="auto"/>
        <w:bottom w:val="none" w:sz="0" w:space="0" w:color="auto"/>
        <w:right w:val="none" w:sz="0" w:space="0" w:color="auto"/>
      </w:divBdr>
    </w:div>
    <w:div w:id="1235512920">
      <w:marLeft w:val="0"/>
      <w:marRight w:val="0"/>
      <w:marTop w:val="0"/>
      <w:marBottom w:val="0"/>
      <w:divBdr>
        <w:top w:val="none" w:sz="0" w:space="0" w:color="auto"/>
        <w:left w:val="none" w:sz="0" w:space="0" w:color="auto"/>
        <w:bottom w:val="none" w:sz="0" w:space="0" w:color="auto"/>
        <w:right w:val="none" w:sz="0" w:space="0" w:color="auto"/>
      </w:divBdr>
    </w:div>
    <w:div w:id="1238713754">
      <w:marLeft w:val="0"/>
      <w:marRight w:val="0"/>
      <w:marTop w:val="0"/>
      <w:marBottom w:val="0"/>
      <w:divBdr>
        <w:top w:val="none" w:sz="0" w:space="0" w:color="auto"/>
        <w:left w:val="none" w:sz="0" w:space="0" w:color="auto"/>
        <w:bottom w:val="none" w:sz="0" w:space="0" w:color="auto"/>
        <w:right w:val="none" w:sz="0" w:space="0" w:color="auto"/>
      </w:divBdr>
    </w:div>
    <w:div w:id="1245408047">
      <w:marLeft w:val="0"/>
      <w:marRight w:val="0"/>
      <w:marTop w:val="0"/>
      <w:marBottom w:val="0"/>
      <w:divBdr>
        <w:top w:val="none" w:sz="0" w:space="0" w:color="auto"/>
        <w:left w:val="none" w:sz="0" w:space="0" w:color="auto"/>
        <w:bottom w:val="none" w:sz="0" w:space="0" w:color="auto"/>
        <w:right w:val="none" w:sz="0" w:space="0" w:color="auto"/>
      </w:divBdr>
    </w:div>
    <w:div w:id="1246568305">
      <w:marLeft w:val="0"/>
      <w:marRight w:val="0"/>
      <w:marTop w:val="0"/>
      <w:marBottom w:val="0"/>
      <w:divBdr>
        <w:top w:val="none" w:sz="0" w:space="0" w:color="auto"/>
        <w:left w:val="none" w:sz="0" w:space="0" w:color="auto"/>
        <w:bottom w:val="none" w:sz="0" w:space="0" w:color="auto"/>
        <w:right w:val="none" w:sz="0" w:space="0" w:color="auto"/>
      </w:divBdr>
    </w:div>
    <w:div w:id="1258519434">
      <w:marLeft w:val="0"/>
      <w:marRight w:val="0"/>
      <w:marTop w:val="0"/>
      <w:marBottom w:val="0"/>
      <w:divBdr>
        <w:top w:val="none" w:sz="0" w:space="0" w:color="auto"/>
        <w:left w:val="none" w:sz="0" w:space="0" w:color="auto"/>
        <w:bottom w:val="none" w:sz="0" w:space="0" w:color="auto"/>
        <w:right w:val="none" w:sz="0" w:space="0" w:color="auto"/>
      </w:divBdr>
    </w:div>
    <w:div w:id="1276710957">
      <w:marLeft w:val="0"/>
      <w:marRight w:val="0"/>
      <w:marTop w:val="0"/>
      <w:marBottom w:val="0"/>
      <w:divBdr>
        <w:top w:val="none" w:sz="0" w:space="0" w:color="auto"/>
        <w:left w:val="none" w:sz="0" w:space="0" w:color="auto"/>
        <w:bottom w:val="none" w:sz="0" w:space="0" w:color="auto"/>
        <w:right w:val="none" w:sz="0" w:space="0" w:color="auto"/>
      </w:divBdr>
    </w:div>
    <w:div w:id="1282375149">
      <w:marLeft w:val="0"/>
      <w:marRight w:val="0"/>
      <w:marTop w:val="0"/>
      <w:marBottom w:val="0"/>
      <w:divBdr>
        <w:top w:val="none" w:sz="0" w:space="0" w:color="auto"/>
        <w:left w:val="none" w:sz="0" w:space="0" w:color="auto"/>
        <w:bottom w:val="none" w:sz="0" w:space="0" w:color="auto"/>
        <w:right w:val="none" w:sz="0" w:space="0" w:color="auto"/>
      </w:divBdr>
    </w:div>
    <w:div w:id="1293360665">
      <w:marLeft w:val="0"/>
      <w:marRight w:val="0"/>
      <w:marTop w:val="0"/>
      <w:marBottom w:val="0"/>
      <w:divBdr>
        <w:top w:val="none" w:sz="0" w:space="0" w:color="auto"/>
        <w:left w:val="none" w:sz="0" w:space="0" w:color="auto"/>
        <w:bottom w:val="none" w:sz="0" w:space="0" w:color="auto"/>
        <w:right w:val="none" w:sz="0" w:space="0" w:color="auto"/>
      </w:divBdr>
    </w:div>
    <w:div w:id="1314330791">
      <w:marLeft w:val="0"/>
      <w:marRight w:val="0"/>
      <w:marTop w:val="0"/>
      <w:marBottom w:val="0"/>
      <w:divBdr>
        <w:top w:val="none" w:sz="0" w:space="0" w:color="auto"/>
        <w:left w:val="none" w:sz="0" w:space="0" w:color="auto"/>
        <w:bottom w:val="none" w:sz="0" w:space="0" w:color="auto"/>
        <w:right w:val="none" w:sz="0" w:space="0" w:color="auto"/>
      </w:divBdr>
    </w:div>
    <w:div w:id="1353606223">
      <w:marLeft w:val="0"/>
      <w:marRight w:val="0"/>
      <w:marTop w:val="0"/>
      <w:marBottom w:val="0"/>
      <w:divBdr>
        <w:top w:val="none" w:sz="0" w:space="0" w:color="auto"/>
        <w:left w:val="none" w:sz="0" w:space="0" w:color="auto"/>
        <w:bottom w:val="none" w:sz="0" w:space="0" w:color="auto"/>
        <w:right w:val="none" w:sz="0" w:space="0" w:color="auto"/>
      </w:divBdr>
    </w:div>
    <w:div w:id="1406151005">
      <w:marLeft w:val="0"/>
      <w:marRight w:val="0"/>
      <w:marTop w:val="0"/>
      <w:marBottom w:val="0"/>
      <w:divBdr>
        <w:top w:val="none" w:sz="0" w:space="0" w:color="auto"/>
        <w:left w:val="none" w:sz="0" w:space="0" w:color="auto"/>
        <w:bottom w:val="none" w:sz="0" w:space="0" w:color="auto"/>
        <w:right w:val="none" w:sz="0" w:space="0" w:color="auto"/>
      </w:divBdr>
    </w:div>
    <w:div w:id="1411196110">
      <w:marLeft w:val="0"/>
      <w:marRight w:val="0"/>
      <w:marTop w:val="0"/>
      <w:marBottom w:val="0"/>
      <w:divBdr>
        <w:top w:val="none" w:sz="0" w:space="0" w:color="auto"/>
        <w:left w:val="none" w:sz="0" w:space="0" w:color="auto"/>
        <w:bottom w:val="none" w:sz="0" w:space="0" w:color="auto"/>
        <w:right w:val="none" w:sz="0" w:space="0" w:color="auto"/>
      </w:divBdr>
    </w:div>
    <w:div w:id="1414937081">
      <w:marLeft w:val="0"/>
      <w:marRight w:val="150"/>
      <w:marTop w:val="0"/>
      <w:marBottom w:val="0"/>
      <w:divBdr>
        <w:top w:val="none" w:sz="0" w:space="0" w:color="auto"/>
        <w:left w:val="none" w:sz="0" w:space="0" w:color="auto"/>
        <w:bottom w:val="none" w:sz="0" w:space="0" w:color="auto"/>
        <w:right w:val="none" w:sz="0" w:space="0" w:color="auto"/>
      </w:divBdr>
      <w:divsChild>
        <w:div w:id="1355958052">
          <w:marLeft w:val="0"/>
          <w:marRight w:val="150"/>
          <w:marTop w:val="0"/>
          <w:marBottom w:val="0"/>
          <w:divBdr>
            <w:top w:val="none" w:sz="0" w:space="0" w:color="auto"/>
            <w:left w:val="none" w:sz="0" w:space="0" w:color="auto"/>
            <w:bottom w:val="none" w:sz="0" w:space="0" w:color="auto"/>
            <w:right w:val="none" w:sz="0" w:space="0" w:color="auto"/>
          </w:divBdr>
        </w:div>
      </w:divsChild>
    </w:div>
    <w:div w:id="1423718156">
      <w:marLeft w:val="0"/>
      <w:marRight w:val="0"/>
      <w:marTop w:val="0"/>
      <w:marBottom w:val="0"/>
      <w:divBdr>
        <w:top w:val="none" w:sz="0" w:space="0" w:color="auto"/>
        <w:left w:val="none" w:sz="0" w:space="0" w:color="auto"/>
        <w:bottom w:val="none" w:sz="0" w:space="0" w:color="auto"/>
        <w:right w:val="none" w:sz="0" w:space="0" w:color="auto"/>
      </w:divBdr>
    </w:div>
    <w:div w:id="1425616281">
      <w:marLeft w:val="0"/>
      <w:marRight w:val="0"/>
      <w:marTop w:val="0"/>
      <w:marBottom w:val="0"/>
      <w:divBdr>
        <w:top w:val="none" w:sz="0" w:space="0" w:color="auto"/>
        <w:left w:val="none" w:sz="0" w:space="0" w:color="auto"/>
        <w:bottom w:val="none" w:sz="0" w:space="0" w:color="auto"/>
        <w:right w:val="none" w:sz="0" w:space="0" w:color="auto"/>
      </w:divBdr>
    </w:div>
    <w:div w:id="1453479123">
      <w:marLeft w:val="0"/>
      <w:marRight w:val="0"/>
      <w:marTop w:val="0"/>
      <w:marBottom w:val="0"/>
      <w:divBdr>
        <w:top w:val="none" w:sz="0" w:space="0" w:color="auto"/>
        <w:left w:val="none" w:sz="0" w:space="0" w:color="auto"/>
        <w:bottom w:val="none" w:sz="0" w:space="0" w:color="auto"/>
        <w:right w:val="none" w:sz="0" w:space="0" w:color="auto"/>
      </w:divBdr>
    </w:div>
    <w:div w:id="1538423975">
      <w:marLeft w:val="0"/>
      <w:marRight w:val="0"/>
      <w:marTop w:val="0"/>
      <w:marBottom w:val="0"/>
      <w:divBdr>
        <w:top w:val="none" w:sz="0" w:space="0" w:color="auto"/>
        <w:left w:val="none" w:sz="0" w:space="0" w:color="auto"/>
        <w:bottom w:val="none" w:sz="0" w:space="0" w:color="auto"/>
        <w:right w:val="none" w:sz="0" w:space="0" w:color="auto"/>
      </w:divBdr>
    </w:div>
    <w:div w:id="1597906750">
      <w:marLeft w:val="0"/>
      <w:marRight w:val="150"/>
      <w:marTop w:val="0"/>
      <w:marBottom w:val="0"/>
      <w:divBdr>
        <w:top w:val="none" w:sz="0" w:space="0" w:color="auto"/>
        <w:left w:val="none" w:sz="0" w:space="0" w:color="auto"/>
        <w:bottom w:val="none" w:sz="0" w:space="0" w:color="auto"/>
        <w:right w:val="none" w:sz="0" w:space="0" w:color="auto"/>
      </w:divBdr>
      <w:divsChild>
        <w:div w:id="2069185016">
          <w:marLeft w:val="0"/>
          <w:marRight w:val="150"/>
          <w:marTop w:val="0"/>
          <w:marBottom w:val="0"/>
          <w:divBdr>
            <w:top w:val="none" w:sz="0" w:space="0" w:color="auto"/>
            <w:left w:val="none" w:sz="0" w:space="0" w:color="auto"/>
            <w:bottom w:val="none" w:sz="0" w:space="0" w:color="auto"/>
            <w:right w:val="none" w:sz="0" w:space="0" w:color="auto"/>
          </w:divBdr>
        </w:div>
      </w:divsChild>
    </w:div>
    <w:div w:id="1614902268">
      <w:marLeft w:val="0"/>
      <w:marRight w:val="0"/>
      <w:marTop w:val="0"/>
      <w:marBottom w:val="0"/>
      <w:divBdr>
        <w:top w:val="none" w:sz="0" w:space="0" w:color="auto"/>
        <w:left w:val="none" w:sz="0" w:space="0" w:color="auto"/>
        <w:bottom w:val="none" w:sz="0" w:space="0" w:color="auto"/>
        <w:right w:val="none" w:sz="0" w:space="0" w:color="auto"/>
      </w:divBdr>
    </w:div>
    <w:div w:id="1617592277">
      <w:marLeft w:val="0"/>
      <w:marRight w:val="0"/>
      <w:marTop w:val="0"/>
      <w:marBottom w:val="0"/>
      <w:divBdr>
        <w:top w:val="none" w:sz="0" w:space="0" w:color="auto"/>
        <w:left w:val="none" w:sz="0" w:space="0" w:color="auto"/>
        <w:bottom w:val="none" w:sz="0" w:space="0" w:color="auto"/>
        <w:right w:val="none" w:sz="0" w:space="0" w:color="auto"/>
      </w:divBdr>
    </w:div>
    <w:div w:id="1618563220">
      <w:marLeft w:val="0"/>
      <w:marRight w:val="0"/>
      <w:marTop w:val="0"/>
      <w:marBottom w:val="0"/>
      <w:divBdr>
        <w:top w:val="none" w:sz="0" w:space="0" w:color="auto"/>
        <w:left w:val="none" w:sz="0" w:space="0" w:color="auto"/>
        <w:bottom w:val="none" w:sz="0" w:space="0" w:color="auto"/>
        <w:right w:val="none" w:sz="0" w:space="0" w:color="auto"/>
      </w:divBdr>
    </w:div>
    <w:div w:id="1620917723">
      <w:marLeft w:val="0"/>
      <w:marRight w:val="0"/>
      <w:marTop w:val="0"/>
      <w:marBottom w:val="0"/>
      <w:divBdr>
        <w:top w:val="none" w:sz="0" w:space="0" w:color="auto"/>
        <w:left w:val="none" w:sz="0" w:space="0" w:color="auto"/>
        <w:bottom w:val="none" w:sz="0" w:space="0" w:color="auto"/>
        <w:right w:val="none" w:sz="0" w:space="0" w:color="auto"/>
      </w:divBdr>
    </w:div>
    <w:div w:id="1621186664">
      <w:marLeft w:val="0"/>
      <w:marRight w:val="0"/>
      <w:marTop w:val="0"/>
      <w:marBottom w:val="0"/>
      <w:divBdr>
        <w:top w:val="none" w:sz="0" w:space="0" w:color="auto"/>
        <w:left w:val="none" w:sz="0" w:space="0" w:color="auto"/>
        <w:bottom w:val="none" w:sz="0" w:space="0" w:color="auto"/>
        <w:right w:val="none" w:sz="0" w:space="0" w:color="auto"/>
      </w:divBdr>
    </w:div>
    <w:div w:id="1622224198">
      <w:marLeft w:val="0"/>
      <w:marRight w:val="0"/>
      <w:marTop w:val="0"/>
      <w:marBottom w:val="0"/>
      <w:divBdr>
        <w:top w:val="none" w:sz="0" w:space="0" w:color="auto"/>
        <w:left w:val="none" w:sz="0" w:space="0" w:color="auto"/>
        <w:bottom w:val="none" w:sz="0" w:space="0" w:color="auto"/>
        <w:right w:val="none" w:sz="0" w:space="0" w:color="auto"/>
      </w:divBdr>
    </w:div>
    <w:div w:id="1629125515">
      <w:marLeft w:val="0"/>
      <w:marRight w:val="150"/>
      <w:marTop w:val="0"/>
      <w:marBottom w:val="0"/>
      <w:divBdr>
        <w:top w:val="none" w:sz="0" w:space="0" w:color="auto"/>
        <w:left w:val="none" w:sz="0" w:space="0" w:color="auto"/>
        <w:bottom w:val="none" w:sz="0" w:space="0" w:color="auto"/>
        <w:right w:val="none" w:sz="0" w:space="0" w:color="auto"/>
      </w:divBdr>
      <w:divsChild>
        <w:div w:id="263421713">
          <w:marLeft w:val="0"/>
          <w:marRight w:val="150"/>
          <w:marTop w:val="0"/>
          <w:marBottom w:val="0"/>
          <w:divBdr>
            <w:top w:val="none" w:sz="0" w:space="0" w:color="auto"/>
            <w:left w:val="none" w:sz="0" w:space="0" w:color="auto"/>
            <w:bottom w:val="none" w:sz="0" w:space="0" w:color="auto"/>
            <w:right w:val="none" w:sz="0" w:space="0" w:color="auto"/>
          </w:divBdr>
        </w:div>
      </w:divsChild>
    </w:div>
    <w:div w:id="1645887320">
      <w:marLeft w:val="0"/>
      <w:marRight w:val="0"/>
      <w:marTop w:val="0"/>
      <w:marBottom w:val="0"/>
      <w:divBdr>
        <w:top w:val="none" w:sz="0" w:space="0" w:color="auto"/>
        <w:left w:val="none" w:sz="0" w:space="0" w:color="auto"/>
        <w:bottom w:val="none" w:sz="0" w:space="0" w:color="auto"/>
        <w:right w:val="none" w:sz="0" w:space="0" w:color="auto"/>
      </w:divBdr>
    </w:div>
    <w:div w:id="1646281462">
      <w:marLeft w:val="0"/>
      <w:marRight w:val="0"/>
      <w:marTop w:val="0"/>
      <w:marBottom w:val="0"/>
      <w:divBdr>
        <w:top w:val="none" w:sz="0" w:space="0" w:color="auto"/>
        <w:left w:val="none" w:sz="0" w:space="0" w:color="auto"/>
        <w:bottom w:val="none" w:sz="0" w:space="0" w:color="auto"/>
        <w:right w:val="none" w:sz="0" w:space="0" w:color="auto"/>
      </w:divBdr>
    </w:div>
    <w:div w:id="1678847433">
      <w:marLeft w:val="0"/>
      <w:marRight w:val="0"/>
      <w:marTop w:val="0"/>
      <w:marBottom w:val="0"/>
      <w:divBdr>
        <w:top w:val="none" w:sz="0" w:space="0" w:color="auto"/>
        <w:left w:val="none" w:sz="0" w:space="0" w:color="auto"/>
        <w:bottom w:val="none" w:sz="0" w:space="0" w:color="auto"/>
        <w:right w:val="none" w:sz="0" w:space="0" w:color="auto"/>
      </w:divBdr>
    </w:div>
    <w:div w:id="1695034676">
      <w:marLeft w:val="0"/>
      <w:marRight w:val="0"/>
      <w:marTop w:val="0"/>
      <w:marBottom w:val="0"/>
      <w:divBdr>
        <w:top w:val="none" w:sz="0" w:space="0" w:color="auto"/>
        <w:left w:val="none" w:sz="0" w:space="0" w:color="auto"/>
        <w:bottom w:val="none" w:sz="0" w:space="0" w:color="auto"/>
        <w:right w:val="none" w:sz="0" w:space="0" w:color="auto"/>
      </w:divBdr>
    </w:div>
    <w:div w:id="1697267322">
      <w:marLeft w:val="0"/>
      <w:marRight w:val="0"/>
      <w:marTop w:val="0"/>
      <w:marBottom w:val="0"/>
      <w:divBdr>
        <w:top w:val="none" w:sz="0" w:space="0" w:color="auto"/>
        <w:left w:val="none" w:sz="0" w:space="0" w:color="auto"/>
        <w:bottom w:val="none" w:sz="0" w:space="0" w:color="auto"/>
        <w:right w:val="none" w:sz="0" w:space="0" w:color="auto"/>
      </w:divBdr>
    </w:div>
    <w:div w:id="1703360966">
      <w:marLeft w:val="0"/>
      <w:marRight w:val="0"/>
      <w:marTop w:val="0"/>
      <w:marBottom w:val="0"/>
      <w:divBdr>
        <w:top w:val="none" w:sz="0" w:space="0" w:color="auto"/>
        <w:left w:val="none" w:sz="0" w:space="0" w:color="auto"/>
        <w:bottom w:val="none" w:sz="0" w:space="0" w:color="auto"/>
        <w:right w:val="none" w:sz="0" w:space="0" w:color="auto"/>
      </w:divBdr>
    </w:div>
    <w:div w:id="1707245511">
      <w:marLeft w:val="0"/>
      <w:marRight w:val="0"/>
      <w:marTop w:val="0"/>
      <w:marBottom w:val="0"/>
      <w:divBdr>
        <w:top w:val="none" w:sz="0" w:space="0" w:color="auto"/>
        <w:left w:val="none" w:sz="0" w:space="0" w:color="auto"/>
        <w:bottom w:val="none" w:sz="0" w:space="0" w:color="auto"/>
        <w:right w:val="none" w:sz="0" w:space="0" w:color="auto"/>
      </w:divBdr>
    </w:div>
    <w:div w:id="1714844065">
      <w:marLeft w:val="0"/>
      <w:marRight w:val="0"/>
      <w:marTop w:val="0"/>
      <w:marBottom w:val="0"/>
      <w:divBdr>
        <w:top w:val="none" w:sz="0" w:space="0" w:color="auto"/>
        <w:left w:val="none" w:sz="0" w:space="0" w:color="auto"/>
        <w:bottom w:val="none" w:sz="0" w:space="0" w:color="auto"/>
        <w:right w:val="none" w:sz="0" w:space="0" w:color="auto"/>
      </w:divBdr>
    </w:div>
    <w:div w:id="1715346989">
      <w:marLeft w:val="0"/>
      <w:marRight w:val="0"/>
      <w:marTop w:val="0"/>
      <w:marBottom w:val="0"/>
      <w:divBdr>
        <w:top w:val="none" w:sz="0" w:space="0" w:color="auto"/>
        <w:left w:val="none" w:sz="0" w:space="0" w:color="auto"/>
        <w:bottom w:val="none" w:sz="0" w:space="0" w:color="auto"/>
        <w:right w:val="none" w:sz="0" w:space="0" w:color="auto"/>
      </w:divBdr>
    </w:div>
    <w:div w:id="1719888428">
      <w:marLeft w:val="0"/>
      <w:marRight w:val="0"/>
      <w:marTop w:val="0"/>
      <w:marBottom w:val="0"/>
      <w:divBdr>
        <w:top w:val="none" w:sz="0" w:space="0" w:color="auto"/>
        <w:left w:val="none" w:sz="0" w:space="0" w:color="auto"/>
        <w:bottom w:val="none" w:sz="0" w:space="0" w:color="auto"/>
        <w:right w:val="none" w:sz="0" w:space="0" w:color="auto"/>
      </w:divBdr>
    </w:div>
    <w:div w:id="1755976663">
      <w:marLeft w:val="0"/>
      <w:marRight w:val="0"/>
      <w:marTop w:val="0"/>
      <w:marBottom w:val="0"/>
      <w:divBdr>
        <w:top w:val="none" w:sz="0" w:space="0" w:color="auto"/>
        <w:left w:val="none" w:sz="0" w:space="0" w:color="auto"/>
        <w:bottom w:val="none" w:sz="0" w:space="0" w:color="auto"/>
        <w:right w:val="none" w:sz="0" w:space="0" w:color="auto"/>
      </w:divBdr>
    </w:div>
    <w:div w:id="1780761643">
      <w:bodyDiv w:val="1"/>
      <w:marLeft w:val="0"/>
      <w:marRight w:val="0"/>
      <w:marTop w:val="0"/>
      <w:marBottom w:val="0"/>
      <w:divBdr>
        <w:top w:val="none" w:sz="0" w:space="0" w:color="auto"/>
        <w:left w:val="none" w:sz="0" w:space="0" w:color="auto"/>
        <w:bottom w:val="none" w:sz="0" w:space="0" w:color="auto"/>
        <w:right w:val="none" w:sz="0" w:space="0" w:color="auto"/>
      </w:divBdr>
    </w:div>
    <w:div w:id="1785537481">
      <w:marLeft w:val="0"/>
      <w:marRight w:val="0"/>
      <w:marTop w:val="0"/>
      <w:marBottom w:val="0"/>
      <w:divBdr>
        <w:top w:val="none" w:sz="0" w:space="0" w:color="auto"/>
        <w:left w:val="none" w:sz="0" w:space="0" w:color="auto"/>
        <w:bottom w:val="none" w:sz="0" w:space="0" w:color="auto"/>
        <w:right w:val="none" w:sz="0" w:space="0" w:color="auto"/>
      </w:divBdr>
    </w:div>
    <w:div w:id="1825585262">
      <w:marLeft w:val="0"/>
      <w:marRight w:val="0"/>
      <w:marTop w:val="0"/>
      <w:marBottom w:val="0"/>
      <w:divBdr>
        <w:top w:val="none" w:sz="0" w:space="0" w:color="auto"/>
        <w:left w:val="none" w:sz="0" w:space="0" w:color="auto"/>
        <w:bottom w:val="none" w:sz="0" w:space="0" w:color="auto"/>
        <w:right w:val="none" w:sz="0" w:space="0" w:color="auto"/>
      </w:divBdr>
    </w:div>
    <w:div w:id="1832597355">
      <w:marLeft w:val="0"/>
      <w:marRight w:val="0"/>
      <w:marTop w:val="0"/>
      <w:marBottom w:val="0"/>
      <w:divBdr>
        <w:top w:val="none" w:sz="0" w:space="0" w:color="auto"/>
        <w:left w:val="none" w:sz="0" w:space="0" w:color="auto"/>
        <w:bottom w:val="none" w:sz="0" w:space="0" w:color="auto"/>
        <w:right w:val="none" w:sz="0" w:space="0" w:color="auto"/>
      </w:divBdr>
    </w:div>
    <w:div w:id="1832986484">
      <w:marLeft w:val="0"/>
      <w:marRight w:val="0"/>
      <w:marTop w:val="0"/>
      <w:marBottom w:val="0"/>
      <w:divBdr>
        <w:top w:val="none" w:sz="0" w:space="0" w:color="auto"/>
        <w:left w:val="none" w:sz="0" w:space="0" w:color="auto"/>
        <w:bottom w:val="none" w:sz="0" w:space="0" w:color="auto"/>
        <w:right w:val="none" w:sz="0" w:space="0" w:color="auto"/>
      </w:divBdr>
    </w:div>
    <w:div w:id="1864126886">
      <w:marLeft w:val="0"/>
      <w:marRight w:val="0"/>
      <w:marTop w:val="0"/>
      <w:marBottom w:val="0"/>
      <w:divBdr>
        <w:top w:val="none" w:sz="0" w:space="0" w:color="auto"/>
        <w:left w:val="none" w:sz="0" w:space="0" w:color="auto"/>
        <w:bottom w:val="none" w:sz="0" w:space="0" w:color="auto"/>
        <w:right w:val="none" w:sz="0" w:space="0" w:color="auto"/>
      </w:divBdr>
    </w:div>
    <w:div w:id="1877616006">
      <w:marLeft w:val="0"/>
      <w:marRight w:val="0"/>
      <w:marTop w:val="0"/>
      <w:marBottom w:val="0"/>
      <w:divBdr>
        <w:top w:val="none" w:sz="0" w:space="0" w:color="auto"/>
        <w:left w:val="none" w:sz="0" w:space="0" w:color="auto"/>
        <w:bottom w:val="none" w:sz="0" w:space="0" w:color="auto"/>
        <w:right w:val="none" w:sz="0" w:space="0" w:color="auto"/>
      </w:divBdr>
    </w:div>
    <w:div w:id="1924756602">
      <w:marLeft w:val="0"/>
      <w:marRight w:val="0"/>
      <w:marTop w:val="0"/>
      <w:marBottom w:val="0"/>
      <w:divBdr>
        <w:top w:val="none" w:sz="0" w:space="0" w:color="auto"/>
        <w:left w:val="none" w:sz="0" w:space="0" w:color="auto"/>
        <w:bottom w:val="none" w:sz="0" w:space="0" w:color="auto"/>
        <w:right w:val="none" w:sz="0" w:space="0" w:color="auto"/>
      </w:divBdr>
    </w:div>
    <w:div w:id="1930190656">
      <w:marLeft w:val="0"/>
      <w:marRight w:val="0"/>
      <w:marTop w:val="0"/>
      <w:marBottom w:val="0"/>
      <w:divBdr>
        <w:top w:val="none" w:sz="0" w:space="0" w:color="auto"/>
        <w:left w:val="none" w:sz="0" w:space="0" w:color="auto"/>
        <w:bottom w:val="none" w:sz="0" w:space="0" w:color="auto"/>
        <w:right w:val="none" w:sz="0" w:space="0" w:color="auto"/>
      </w:divBdr>
    </w:div>
    <w:div w:id="1935547406">
      <w:marLeft w:val="0"/>
      <w:marRight w:val="0"/>
      <w:marTop w:val="0"/>
      <w:marBottom w:val="0"/>
      <w:divBdr>
        <w:top w:val="none" w:sz="0" w:space="0" w:color="auto"/>
        <w:left w:val="none" w:sz="0" w:space="0" w:color="auto"/>
        <w:bottom w:val="none" w:sz="0" w:space="0" w:color="auto"/>
        <w:right w:val="none" w:sz="0" w:space="0" w:color="auto"/>
      </w:divBdr>
    </w:div>
    <w:div w:id="1950888393">
      <w:marLeft w:val="0"/>
      <w:marRight w:val="0"/>
      <w:marTop w:val="0"/>
      <w:marBottom w:val="0"/>
      <w:divBdr>
        <w:top w:val="none" w:sz="0" w:space="0" w:color="auto"/>
        <w:left w:val="none" w:sz="0" w:space="0" w:color="auto"/>
        <w:bottom w:val="none" w:sz="0" w:space="0" w:color="auto"/>
        <w:right w:val="none" w:sz="0" w:space="0" w:color="auto"/>
      </w:divBdr>
    </w:div>
    <w:div w:id="1971671269">
      <w:marLeft w:val="0"/>
      <w:marRight w:val="0"/>
      <w:marTop w:val="0"/>
      <w:marBottom w:val="0"/>
      <w:divBdr>
        <w:top w:val="none" w:sz="0" w:space="0" w:color="auto"/>
        <w:left w:val="none" w:sz="0" w:space="0" w:color="auto"/>
        <w:bottom w:val="none" w:sz="0" w:space="0" w:color="auto"/>
        <w:right w:val="none" w:sz="0" w:space="0" w:color="auto"/>
      </w:divBdr>
    </w:div>
    <w:div w:id="2006787091">
      <w:marLeft w:val="0"/>
      <w:marRight w:val="0"/>
      <w:marTop w:val="0"/>
      <w:marBottom w:val="0"/>
      <w:divBdr>
        <w:top w:val="none" w:sz="0" w:space="0" w:color="auto"/>
        <w:left w:val="none" w:sz="0" w:space="0" w:color="auto"/>
        <w:bottom w:val="none" w:sz="0" w:space="0" w:color="auto"/>
        <w:right w:val="none" w:sz="0" w:space="0" w:color="auto"/>
      </w:divBdr>
    </w:div>
    <w:div w:id="2038461732">
      <w:marLeft w:val="0"/>
      <w:marRight w:val="0"/>
      <w:marTop w:val="0"/>
      <w:marBottom w:val="0"/>
      <w:divBdr>
        <w:top w:val="none" w:sz="0" w:space="0" w:color="auto"/>
        <w:left w:val="none" w:sz="0" w:space="0" w:color="auto"/>
        <w:bottom w:val="none" w:sz="0" w:space="0" w:color="auto"/>
        <w:right w:val="none" w:sz="0" w:space="0" w:color="auto"/>
      </w:divBdr>
    </w:div>
    <w:div w:id="2052613057">
      <w:marLeft w:val="0"/>
      <w:marRight w:val="0"/>
      <w:marTop w:val="0"/>
      <w:marBottom w:val="0"/>
      <w:divBdr>
        <w:top w:val="none" w:sz="0" w:space="0" w:color="auto"/>
        <w:left w:val="none" w:sz="0" w:space="0" w:color="auto"/>
        <w:bottom w:val="none" w:sz="0" w:space="0" w:color="auto"/>
        <w:right w:val="none" w:sz="0" w:space="0" w:color="auto"/>
      </w:divBdr>
    </w:div>
    <w:div w:id="2055617223">
      <w:marLeft w:val="0"/>
      <w:marRight w:val="0"/>
      <w:marTop w:val="0"/>
      <w:marBottom w:val="0"/>
      <w:divBdr>
        <w:top w:val="none" w:sz="0" w:space="0" w:color="auto"/>
        <w:left w:val="none" w:sz="0" w:space="0" w:color="auto"/>
        <w:bottom w:val="none" w:sz="0" w:space="0" w:color="auto"/>
        <w:right w:val="none" w:sz="0" w:space="0" w:color="auto"/>
      </w:divBdr>
    </w:div>
    <w:div w:id="2066950229">
      <w:marLeft w:val="0"/>
      <w:marRight w:val="0"/>
      <w:marTop w:val="0"/>
      <w:marBottom w:val="0"/>
      <w:divBdr>
        <w:top w:val="none" w:sz="0" w:space="0" w:color="auto"/>
        <w:left w:val="none" w:sz="0" w:space="0" w:color="auto"/>
        <w:bottom w:val="none" w:sz="0" w:space="0" w:color="auto"/>
        <w:right w:val="none" w:sz="0" w:space="0" w:color="auto"/>
      </w:divBdr>
    </w:div>
    <w:div w:id="2083791216">
      <w:marLeft w:val="0"/>
      <w:marRight w:val="0"/>
      <w:marTop w:val="0"/>
      <w:marBottom w:val="0"/>
      <w:divBdr>
        <w:top w:val="none" w:sz="0" w:space="0" w:color="auto"/>
        <w:left w:val="none" w:sz="0" w:space="0" w:color="auto"/>
        <w:bottom w:val="none" w:sz="0" w:space="0" w:color="auto"/>
        <w:right w:val="none" w:sz="0" w:space="0" w:color="auto"/>
      </w:divBdr>
    </w:div>
    <w:div w:id="2085491753">
      <w:marLeft w:val="0"/>
      <w:marRight w:val="0"/>
      <w:marTop w:val="0"/>
      <w:marBottom w:val="0"/>
      <w:divBdr>
        <w:top w:val="none" w:sz="0" w:space="0" w:color="auto"/>
        <w:left w:val="none" w:sz="0" w:space="0" w:color="auto"/>
        <w:bottom w:val="none" w:sz="0" w:space="0" w:color="auto"/>
        <w:right w:val="none" w:sz="0" w:space="0" w:color="auto"/>
      </w:divBdr>
    </w:div>
    <w:div w:id="2093964619">
      <w:marLeft w:val="0"/>
      <w:marRight w:val="0"/>
      <w:marTop w:val="0"/>
      <w:marBottom w:val="0"/>
      <w:divBdr>
        <w:top w:val="none" w:sz="0" w:space="0" w:color="auto"/>
        <w:left w:val="none" w:sz="0" w:space="0" w:color="auto"/>
        <w:bottom w:val="none" w:sz="0" w:space="0" w:color="auto"/>
        <w:right w:val="none" w:sz="0" w:space="0" w:color="auto"/>
      </w:divBdr>
    </w:div>
    <w:div w:id="2102944297">
      <w:marLeft w:val="0"/>
      <w:marRight w:val="0"/>
      <w:marTop w:val="0"/>
      <w:marBottom w:val="0"/>
      <w:divBdr>
        <w:top w:val="none" w:sz="0" w:space="0" w:color="auto"/>
        <w:left w:val="none" w:sz="0" w:space="0" w:color="auto"/>
        <w:bottom w:val="none" w:sz="0" w:space="0" w:color="auto"/>
        <w:right w:val="none" w:sz="0" w:space="0" w:color="auto"/>
      </w:divBdr>
    </w:div>
    <w:div w:id="2127380885">
      <w:marLeft w:val="0"/>
      <w:marRight w:val="150"/>
      <w:marTop w:val="0"/>
      <w:marBottom w:val="0"/>
      <w:divBdr>
        <w:top w:val="none" w:sz="0" w:space="0" w:color="auto"/>
        <w:left w:val="none" w:sz="0" w:space="0" w:color="auto"/>
        <w:bottom w:val="none" w:sz="0" w:space="0" w:color="auto"/>
        <w:right w:val="none" w:sz="0" w:space="0" w:color="auto"/>
      </w:divBdr>
      <w:divsChild>
        <w:div w:id="761075490">
          <w:marLeft w:val="0"/>
          <w:marRight w:val="15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8637/jss.v089.i01"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emf"/><Relationship Id="rId34" Type="http://schemas.openxmlformats.org/officeDocument/2006/relationships/image" Target="media/image19.png"/><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emf"/><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2A20C1F1FB2D418436DAE2D36054D9" ma:contentTypeVersion="18" ma:contentTypeDescription="Create a new document." ma:contentTypeScope="" ma:versionID="7ce17f75a1c299f394e2d7a822b498f6">
  <xsd:schema xmlns:xsd="http://www.w3.org/2001/XMLSchema" xmlns:xs="http://www.w3.org/2001/XMLSchema" xmlns:p="http://schemas.microsoft.com/office/2006/metadata/properties" xmlns:ns3="48bb2b60-242c-4477-b343-7038c53847bc" xmlns:ns4="f8dc96c8-f622-4ff5-8a43-1701b4dee402" targetNamespace="http://schemas.microsoft.com/office/2006/metadata/properties" ma:root="true" ma:fieldsID="aa3dc46769e571c0dccd79aed7bbdf9e" ns3:_="" ns4:_="">
    <xsd:import namespace="48bb2b60-242c-4477-b343-7038c53847bc"/>
    <xsd:import namespace="f8dc96c8-f622-4ff5-8a43-1701b4dee40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ServiceSystemTags" minOccurs="0"/>
                <xsd:element ref="ns3:MediaServiceSearchProperties"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b2b60-242c-4477-b343-7038c5384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dc96c8-f622-4ff5-8a43-1701b4dee40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bb2b60-242c-4477-b343-7038c53847b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A76EC-A122-4A8D-AE91-2EFAC8682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b2b60-242c-4477-b343-7038c53847bc"/>
    <ds:schemaRef ds:uri="f8dc96c8-f622-4ff5-8a43-1701b4dee4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F33835-D5CC-4EF1-B4B0-09A1A146718C}">
  <ds:schemaRefs>
    <ds:schemaRef ds:uri="http://schemas.microsoft.com/sharepoint/v3/contenttype/forms"/>
  </ds:schemaRefs>
</ds:datastoreItem>
</file>

<file path=customXml/itemProps3.xml><?xml version="1.0" encoding="utf-8"?>
<ds:datastoreItem xmlns:ds="http://schemas.openxmlformats.org/officeDocument/2006/customXml" ds:itemID="{62135726-B692-45E5-B35E-24E6DC786B3D}">
  <ds:schemaRefs>
    <ds:schemaRef ds:uri="http://schemas.microsoft.com/office/2006/metadata/properties"/>
    <ds:schemaRef ds:uri="http://schemas.microsoft.com/office/infopath/2007/PartnerControls"/>
    <ds:schemaRef ds:uri="48bb2b60-242c-4477-b343-7038c53847bc"/>
  </ds:schemaRefs>
</ds:datastoreItem>
</file>

<file path=customXml/itemProps4.xml><?xml version="1.0" encoding="utf-8"?>
<ds:datastoreItem xmlns:ds="http://schemas.openxmlformats.org/officeDocument/2006/customXml" ds:itemID="{ECCF782B-F179-4B57-B982-1AE431D4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5015</Words>
  <Characters>28591</Characters>
  <Application>Microsoft Office Word</Application>
  <DocSecurity>0</DocSecurity>
  <Lines>238</Lines>
  <Paragraphs>67</Paragraphs>
  <ScaleCrop>false</ScaleCrop>
  <Company/>
  <LinksUpToDate>false</LinksUpToDate>
  <CharactersWithSpaces>33539</CharactersWithSpaces>
  <SharedDoc>false</SharedDoc>
  <HLinks>
    <vt:vector size="114" baseType="variant">
      <vt:variant>
        <vt:i4>1835060</vt:i4>
      </vt:variant>
      <vt:variant>
        <vt:i4>104</vt:i4>
      </vt:variant>
      <vt:variant>
        <vt:i4>0</vt:i4>
      </vt:variant>
      <vt:variant>
        <vt:i4>5</vt:i4>
      </vt:variant>
      <vt:variant>
        <vt:lpwstr/>
      </vt:variant>
      <vt:variant>
        <vt:lpwstr>_Toc183522448</vt:lpwstr>
      </vt:variant>
      <vt:variant>
        <vt:i4>1835060</vt:i4>
      </vt:variant>
      <vt:variant>
        <vt:i4>98</vt:i4>
      </vt:variant>
      <vt:variant>
        <vt:i4>0</vt:i4>
      </vt:variant>
      <vt:variant>
        <vt:i4>5</vt:i4>
      </vt:variant>
      <vt:variant>
        <vt:lpwstr/>
      </vt:variant>
      <vt:variant>
        <vt:lpwstr>_Toc183522447</vt:lpwstr>
      </vt:variant>
      <vt:variant>
        <vt:i4>1835060</vt:i4>
      </vt:variant>
      <vt:variant>
        <vt:i4>92</vt:i4>
      </vt:variant>
      <vt:variant>
        <vt:i4>0</vt:i4>
      </vt:variant>
      <vt:variant>
        <vt:i4>5</vt:i4>
      </vt:variant>
      <vt:variant>
        <vt:lpwstr/>
      </vt:variant>
      <vt:variant>
        <vt:lpwstr>_Toc183522446</vt:lpwstr>
      </vt:variant>
      <vt:variant>
        <vt:i4>1835060</vt:i4>
      </vt:variant>
      <vt:variant>
        <vt:i4>86</vt:i4>
      </vt:variant>
      <vt:variant>
        <vt:i4>0</vt:i4>
      </vt:variant>
      <vt:variant>
        <vt:i4>5</vt:i4>
      </vt:variant>
      <vt:variant>
        <vt:lpwstr/>
      </vt:variant>
      <vt:variant>
        <vt:lpwstr>_Toc183522445</vt:lpwstr>
      </vt:variant>
      <vt:variant>
        <vt:i4>1835060</vt:i4>
      </vt:variant>
      <vt:variant>
        <vt:i4>80</vt:i4>
      </vt:variant>
      <vt:variant>
        <vt:i4>0</vt:i4>
      </vt:variant>
      <vt:variant>
        <vt:i4>5</vt:i4>
      </vt:variant>
      <vt:variant>
        <vt:lpwstr/>
      </vt:variant>
      <vt:variant>
        <vt:lpwstr>_Toc183522444</vt:lpwstr>
      </vt:variant>
      <vt:variant>
        <vt:i4>1835060</vt:i4>
      </vt:variant>
      <vt:variant>
        <vt:i4>74</vt:i4>
      </vt:variant>
      <vt:variant>
        <vt:i4>0</vt:i4>
      </vt:variant>
      <vt:variant>
        <vt:i4>5</vt:i4>
      </vt:variant>
      <vt:variant>
        <vt:lpwstr/>
      </vt:variant>
      <vt:variant>
        <vt:lpwstr>_Toc183522443</vt:lpwstr>
      </vt:variant>
      <vt:variant>
        <vt:i4>1835060</vt:i4>
      </vt:variant>
      <vt:variant>
        <vt:i4>68</vt:i4>
      </vt:variant>
      <vt:variant>
        <vt:i4>0</vt:i4>
      </vt:variant>
      <vt:variant>
        <vt:i4>5</vt:i4>
      </vt:variant>
      <vt:variant>
        <vt:lpwstr/>
      </vt:variant>
      <vt:variant>
        <vt:lpwstr>_Toc183522442</vt:lpwstr>
      </vt:variant>
      <vt:variant>
        <vt:i4>1835060</vt:i4>
      </vt:variant>
      <vt:variant>
        <vt:i4>62</vt:i4>
      </vt:variant>
      <vt:variant>
        <vt:i4>0</vt:i4>
      </vt:variant>
      <vt:variant>
        <vt:i4>5</vt:i4>
      </vt:variant>
      <vt:variant>
        <vt:lpwstr/>
      </vt:variant>
      <vt:variant>
        <vt:lpwstr>_Toc183522441</vt:lpwstr>
      </vt:variant>
      <vt:variant>
        <vt:i4>1835060</vt:i4>
      </vt:variant>
      <vt:variant>
        <vt:i4>56</vt:i4>
      </vt:variant>
      <vt:variant>
        <vt:i4>0</vt:i4>
      </vt:variant>
      <vt:variant>
        <vt:i4>5</vt:i4>
      </vt:variant>
      <vt:variant>
        <vt:lpwstr/>
      </vt:variant>
      <vt:variant>
        <vt:lpwstr>_Toc183522440</vt:lpwstr>
      </vt:variant>
      <vt:variant>
        <vt:i4>1769524</vt:i4>
      </vt:variant>
      <vt:variant>
        <vt:i4>50</vt:i4>
      </vt:variant>
      <vt:variant>
        <vt:i4>0</vt:i4>
      </vt:variant>
      <vt:variant>
        <vt:i4>5</vt:i4>
      </vt:variant>
      <vt:variant>
        <vt:lpwstr/>
      </vt:variant>
      <vt:variant>
        <vt:lpwstr>_Toc183522439</vt:lpwstr>
      </vt:variant>
      <vt:variant>
        <vt:i4>1769524</vt:i4>
      </vt:variant>
      <vt:variant>
        <vt:i4>44</vt:i4>
      </vt:variant>
      <vt:variant>
        <vt:i4>0</vt:i4>
      </vt:variant>
      <vt:variant>
        <vt:i4>5</vt:i4>
      </vt:variant>
      <vt:variant>
        <vt:lpwstr/>
      </vt:variant>
      <vt:variant>
        <vt:lpwstr>_Toc183522438</vt:lpwstr>
      </vt:variant>
      <vt:variant>
        <vt:i4>1769524</vt:i4>
      </vt:variant>
      <vt:variant>
        <vt:i4>38</vt:i4>
      </vt:variant>
      <vt:variant>
        <vt:i4>0</vt:i4>
      </vt:variant>
      <vt:variant>
        <vt:i4>5</vt:i4>
      </vt:variant>
      <vt:variant>
        <vt:lpwstr/>
      </vt:variant>
      <vt:variant>
        <vt:lpwstr>_Toc183522437</vt:lpwstr>
      </vt:variant>
      <vt:variant>
        <vt:i4>1769524</vt:i4>
      </vt:variant>
      <vt:variant>
        <vt:i4>32</vt:i4>
      </vt:variant>
      <vt:variant>
        <vt:i4>0</vt:i4>
      </vt:variant>
      <vt:variant>
        <vt:i4>5</vt:i4>
      </vt:variant>
      <vt:variant>
        <vt:lpwstr/>
      </vt:variant>
      <vt:variant>
        <vt:lpwstr>_Toc183522436</vt:lpwstr>
      </vt:variant>
      <vt:variant>
        <vt:i4>1769524</vt:i4>
      </vt:variant>
      <vt:variant>
        <vt:i4>26</vt:i4>
      </vt:variant>
      <vt:variant>
        <vt:i4>0</vt:i4>
      </vt:variant>
      <vt:variant>
        <vt:i4>5</vt:i4>
      </vt:variant>
      <vt:variant>
        <vt:lpwstr/>
      </vt:variant>
      <vt:variant>
        <vt:lpwstr>_Toc183522435</vt:lpwstr>
      </vt:variant>
      <vt:variant>
        <vt:i4>1769524</vt:i4>
      </vt:variant>
      <vt:variant>
        <vt:i4>20</vt:i4>
      </vt:variant>
      <vt:variant>
        <vt:i4>0</vt:i4>
      </vt:variant>
      <vt:variant>
        <vt:i4>5</vt:i4>
      </vt:variant>
      <vt:variant>
        <vt:lpwstr/>
      </vt:variant>
      <vt:variant>
        <vt:lpwstr>_Toc183522434</vt:lpwstr>
      </vt:variant>
      <vt:variant>
        <vt:i4>1769524</vt:i4>
      </vt:variant>
      <vt:variant>
        <vt:i4>14</vt:i4>
      </vt:variant>
      <vt:variant>
        <vt:i4>0</vt:i4>
      </vt:variant>
      <vt:variant>
        <vt:i4>5</vt:i4>
      </vt:variant>
      <vt:variant>
        <vt:lpwstr/>
      </vt:variant>
      <vt:variant>
        <vt:lpwstr>_Toc183522433</vt:lpwstr>
      </vt:variant>
      <vt:variant>
        <vt:i4>1769524</vt:i4>
      </vt:variant>
      <vt:variant>
        <vt:i4>8</vt:i4>
      </vt:variant>
      <vt:variant>
        <vt:i4>0</vt:i4>
      </vt:variant>
      <vt:variant>
        <vt:i4>5</vt:i4>
      </vt:variant>
      <vt:variant>
        <vt:lpwstr/>
      </vt:variant>
      <vt:variant>
        <vt:lpwstr>_Toc183522432</vt:lpwstr>
      </vt:variant>
      <vt:variant>
        <vt:i4>1769524</vt:i4>
      </vt:variant>
      <vt:variant>
        <vt:i4>2</vt:i4>
      </vt:variant>
      <vt:variant>
        <vt:i4>0</vt:i4>
      </vt:variant>
      <vt:variant>
        <vt:i4>5</vt:i4>
      </vt:variant>
      <vt:variant>
        <vt:lpwstr/>
      </vt:variant>
      <vt:variant>
        <vt:lpwstr>_Toc183522431</vt:lpwstr>
      </vt:variant>
      <vt:variant>
        <vt:i4>4456515</vt:i4>
      </vt:variant>
      <vt:variant>
        <vt:i4>0</vt:i4>
      </vt:variant>
      <vt:variant>
        <vt:i4>0</vt:i4>
      </vt:variant>
      <vt:variant>
        <vt:i4>5</vt:i4>
      </vt:variant>
      <vt:variant>
        <vt:lpwstr>https://doi.org/10.18637/jss.v089.i01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Wright</dc:creator>
  <cp:keywords/>
  <dc:description/>
  <cp:lastModifiedBy>Will Wright</cp:lastModifiedBy>
  <cp:revision>523</cp:revision>
  <dcterms:created xsi:type="dcterms:W3CDTF">2024-11-26T03:03:00Z</dcterms:created>
  <dcterms:modified xsi:type="dcterms:W3CDTF">2024-12-16T00:24:00Z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0x010100992A20C1F1FB2D418436DAE2D36054D9</vt:lpwstr>
  </property>
  <property fmtid="{D5CDD505-2E9C-101B-9397-08002B2CF9AE}" pid="3" name="ZOTERO_PREF_1">
    <vt:lpwstr>&lt;data data-version="3" zotero-version="7.0.9"&gt;&lt;session id="gPEx2OxZ"/&gt;&lt;style id="http://www.zotero.org/styles/ecosystem-services" hasBibliography="1" bibliographyStyleHasBeenSet="1"/&gt;&lt;prefs&gt;&lt;pref name="fieldType" value="Field"/&gt;&lt;/prefs&gt;&lt;/data&gt;</vt:lpwstr>
  </property>
</Properties>
</file>